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85C" w:rsidRPr="004851C7" w:rsidRDefault="00553C7A" w:rsidP="00D429F2">
      <w:pPr>
        <w:pStyle w:val="Cmlaplog"/>
      </w:pPr>
      <w:r>
        <w:rPr>
          <w:noProof/>
          <w:lang w:eastAsia="hu-HU"/>
        </w:rPr>
        <w:drawing>
          <wp:inline distT="0" distB="0" distL="0" distR="0">
            <wp:extent cx="1932305" cy="540385"/>
            <wp:effectExtent l="1905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:rsidR="004851C7" w:rsidRDefault="00553C7A" w:rsidP="00D429F2">
      <w:pPr>
        <w:pStyle w:val="Cmlapkarstanszk"/>
      </w:pPr>
      <w:r>
        <w:t>Méréstechnikai és Információs Rendszerek Tanszék</w:t>
      </w:r>
    </w:p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Pr="00B50CAA" w:rsidRDefault="004851C7"/>
    <w:p w:rsidR="0063585C" w:rsidRPr="00B50CAA" w:rsidRDefault="007E6B33" w:rsidP="00171054">
      <w:pPr>
        <w:pStyle w:val="Cmlapszerz"/>
      </w:pPr>
      <w:r>
        <w:t>Bibók Andor</w:t>
      </w:r>
    </w:p>
    <w:p w:rsidR="0063585C" w:rsidRPr="00B50CAA" w:rsidRDefault="00553C7A">
      <w:pPr>
        <w:pStyle w:val="Cm"/>
      </w:pPr>
      <w:r>
        <w:t>Digitális szűrőtervezés jelfeldolgozó processzoron</w:t>
      </w:r>
    </w:p>
    <w:p w:rsidR="0063585C" w:rsidRPr="00B50CAA" w:rsidRDefault="0015420C" w:rsidP="009C1C93">
      <w:pPr>
        <w:pStyle w:val="Alcm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04.95pt;margin-top:218.8pt;width:226.75pt;height:81pt;z-index:251657728;mso-position-horizontal-relative:page" stroked="f">
            <v:textbox style="mso-next-textbox:#_x0000_s1031">
              <w:txbxContent>
                <w:p w:rsidR="007C5EEC" w:rsidRDefault="007C5EEC" w:rsidP="00171054">
                  <w:pPr>
                    <w:keepLines/>
                    <w:spacing w:after="0"/>
                    <w:ind w:firstLine="0"/>
                    <w:jc w:val="center"/>
                    <w:rPr>
                      <w:smallCaps/>
                    </w:rPr>
                  </w:pPr>
                  <w:r>
                    <w:rPr>
                      <w:smallCaps/>
                    </w:rPr>
                    <w:t>Konzulens</w:t>
                  </w:r>
                </w:p>
                <w:p w:rsidR="007C5EEC" w:rsidRDefault="007C5EEC" w:rsidP="00171054">
                  <w:pPr>
                    <w:pStyle w:val="Cmlapszerz"/>
                  </w:pPr>
                  <w:r>
                    <w:t>Orosz György</w:t>
                  </w:r>
                </w:p>
                <w:p w:rsidR="007C5EEC" w:rsidRDefault="007C5EEC" w:rsidP="009C1C93">
                  <w:pPr>
                    <w:spacing w:after="0"/>
                    <w:ind w:firstLine="0"/>
                    <w:jc w:val="center"/>
                  </w:pPr>
                  <w:r>
                    <w:t xml:space="preserve">BUDAPEST, </w:t>
                  </w:r>
                  <w:fldSimple w:instr=" DATE \@ &quot;yyyy&quot; \* MERGEFORMAT ">
                    <w:r>
                      <w:rPr>
                        <w:noProof/>
                      </w:rPr>
                      <w:t>2013</w:t>
                    </w:r>
                  </w:fldSimple>
                </w:p>
              </w:txbxContent>
            </v:textbox>
            <w10:wrap anchorx="page"/>
          </v:shape>
        </w:pict>
      </w:r>
    </w:p>
    <w:p w:rsidR="0063585C" w:rsidRPr="00D429F2" w:rsidRDefault="0063585C" w:rsidP="009C1C93">
      <w:pPr>
        <w:pStyle w:val="Alcm"/>
      </w:pPr>
    </w:p>
    <w:p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:rsidR="00867516" w:rsidRDefault="0015420C">
      <w:pPr>
        <w:pStyle w:val="TJ1"/>
        <w:rPr>
          <w:ins w:id="0" w:author="Bibók Andor" w:date="2013-05-26T16:16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 w:rsidRPr="0015420C">
        <w:fldChar w:fldCharType="begin"/>
      </w:r>
      <w:r w:rsidR="00730B3C">
        <w:instrText xml:space="preserve"> TOC \o "1-3" \h \z \u </w:instrText>
      </w:r>
      <w:r w:rsidRPr="0015420C">
        <w:fldChar w:fldCharType="separate"/>
      </w:r>
      <w:ins w:id="1" w:author="Bibók Andor" w:date="2013-05-26T16:16:00Z">
        <w:r w:rsidR="00867516" w:rsidRPr="00D65442">
          <w:rPr>
            <w:rStyle w:val="Hiperhivatkozs"/>
            <w:noProof/>
          </w:rPr>
          <w:fldChar w:fldCharType="begin"/>
        </w:r>
        <w:r w:rsidR="00867516" w:rsidRPr="00D65442">
          <w:rPr>
            <w:rStyle w:val="Hiperhivatkozs"/>
            <w:noProof/>
          </w:rPr>
          <w:instrText xml:space="preserve"> </w:instrText>
        </w:r>
        <w:r w:rsidR="00867516">
          <w:rPr>
            <w:noProof/>
          </w:rPr>
          <w:instrText>HYPERLINK \l "_Toc357348307"</w:instrText>
        </w:r>
        <w:r w:rsidR="00867516" w:rsidRPr="00D65442">
          <w:rPr>
            <w:rStyle w:val="Hiperhivatkozs"/>
            <w:noProof/>
          </w:rPr>
          <w:instrText xml:space="preserve"> </w:instrText>
        </w:r>
        <w:r w:rsidR="00867516" w:rsidRPr="00D65442">
          <w:rPr>
            <w:rStyle w:val="Hiperhivatkozs"/>
            <w:noProof/>
          </w:rPr>
        </w:r>
        <w:r w:rsidR="00867516" w:rsidRPr="00D65442">
          <w:rPr>
            <w:rStyle w:val="Hiperhivatkozs"/>
            <w:noProof/>
          </w:rPr>
          <w:fldChar w:fldCharType="separate"/>
        </w:r>
        <w:r w:rsidR="00867516" w:rsidRPr="00D65442">
          <w:rPr>
            <w:rStyle w:val="Hiperhivatkozs"/>
            <w:noProof/>
          </w:rPr>
          <w:t>Összefoglaló</w:t>
        </w:r>
        <w:r w:rsidR="00867516">
          <w:rPr>
            <w:noProof/>
            <w:webHidden/>
          </w:rPr>
          <w:tab/>
        </w:r>
        <w:r w:rsidR="00867516">
          <w:rPr>
            <w:noProof/>
            <w:webHidden/>
          </w:rPr>
          <w:fldChar w:fldCharType="begin"/>
        </w:r>
        <w:r w:rsidR="00867516">
          <w:rPr>
            <w:noProof/>
            <w:webHidden/>
          </w:rPr>
          <w:instrText xml:space="preserve"> PAGEREF _Toc357348307 \h </w:instrText>
        </w:r>
        <w:r w:rsidR="00867516">
          <w:rPr>
            <w:noProof/>
            <w:webHidden/>
          </w:rPr>
        </w:r>
      </w:ins>
      <w:r w:rsidR="00867516">
        <w:rPr>
          <w:noProof/>
          <w:webHidden/>
        </w:rPr>
        <w:fldChar w:fldCharType="separate"/>
      </w:r>
      <w:ins w:id="2" w:author="Bibók Andor" w:date="2013-05-26T16:16:00Z">
        <w:r w:rsidR="00867516">
          <w:rPr>
            <w:noProof/>
            <w:webHidden/>
          </w:rPr>
          <w:t>4</w:t>
        </w:r>
        <w:r w:rsidR="00867516">
          <w:rPr>
            <w:noProof/>
            <w:webHidden/>
          </w:rPr>
          <w:fldChar w:fldCharType="end"/>
        </w:r>
        <w:r w:rsidR="00867516"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1"/>
        <w:rPr>
          <w:ins w:id="3" w:author="Bibók Andor" w:date="2013-05-26T16:16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4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"_Toc357348308"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_Toc357348308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" w:author="Bibók Andor" w:date="2013-05-26T16:16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1"/>
        <w:rPr>
          <w:ins w:id="6" w:author="Bibók Andor" w:date="2013-05-26T16:16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7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"_Toc357348309"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1 Bevezető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_Toc357348309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" w:author="Bibók Andor" w:date="2013-05-26T16:16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1"/>
        <w:rPr>
          <w:ins w:id="9" w:author="Bibók Andor" w:date="2013-05-26T16:16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10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"_Toc357348310"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2 Digitális szűrők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_Toc357348310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" w:author="Bibók Andor" w:date="2013-05-26T16:16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2"/>
        <w:tabs>
          <w:tab w:val="right" w:leader="dot" w:pos="8494"/>
        </w:tabs>
        <w:rPr>
          <w:ins w:id="12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3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"_Toc357348311"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2.1 FIR szűrők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_Toc357348311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" w:author="Bibók Andor" w:date="2013-05-26T16:16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3"/>
        <w:tabs>
          <w:tab w:val="right" w:leader="dot" w:pos="8494"/>
        </w:tabs>
        <w:rPr>
          <w:ins w:id="15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6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"_Toc357348312"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2.1.1 Tervezési eljárások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_Toc357348312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7" w:author="Bibók Andor" w:date="2013-05-26T16:16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2"/>
        <w:tabs>
          <w:tab w:val="right" w:leader="dot" w:pos="8494"/>
        </w:tabs>
        <w:rPr>
          <w:ins w:id="18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9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"_Toc357348313"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2.2 IIR szűr</w:t>
        </w:r>
        <w:r w:rsidRPr="00D65442">
          <w:rPr>
            <w:rStyle w:val="Hiperhivatkozs"/>
            <w:noProof/>
          </w:rPr>
          <w:t>ő</w:t>
        </w:r>
        <w:r w:rsidRPr="00D65442">
          <w:rPr>
            <w:rStyle w:val="Hiperhivatkozs"/>
            <w:noProof/>
          </w:rPr>
          <w:t>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_Toc357348313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0" w:author="Bibók Andor" w:date="2013-05-26T16:16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3"/>
        <w:tabs>
          <w:tab w:val="right" w:leader="dot" w:pos="8494"/>
        </w:tabs>
        <w:rPr>
          <w:ins w:id="21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22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"_Toc357348314"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2.2.1 Tervezési eljárások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_Toc357348314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3" w:author="Bibók Andor" w:date="2013-05-26T16:16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3"/>
        <w:tabs>
          <w:tab w:val="right" w:leader="dot" w:pos="8494"/>
        </w:tabs>
        <w:rPr>
          <w:ins w:id="24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25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"_Toc357348315"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2.2.2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_Toc357348315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6" w:author="Bibók Andor" w:date="2013-05-26T16:16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1"/>
        <w:rPr>
          <w:ins w:id="27" w:author="Bibók Andor" w:date="2013-05-26T16:16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28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"_Toc357348316"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3 Fejlesztői környezet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_Toc357348316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9" w:author="Bibók Andor" w:date="2013-05-26T16:16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2"/>
        <w:tabs>
          <w:tab w:val="right" w:leader="dot" w:pos="8494"/>
        </w:tabs>
        <w:rPr>
          <w:ins w:id="30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31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"_Toc357348317"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3.1 ADSP-BF537 EZ-KIT Lite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_Toc357348317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2" w:author="Bibók Andor" w:date="2013-05-26T16:16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3"/>
        <w:tabs>
          <w:tab w:val="right" w:leader="dot" w:pos="8494"/>
        </w:tabs>
        <w:rPr>
          <w:ins w:id="33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34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"_Toc357348319"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3.1.1 ADSP-BF537 Blackfin processzor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_Toc357348319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5" w:author="Bibók Andor" w:date="2013-05-26T16:16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3"/>
        <w:tabs>
          <w:tab w:val="right" w:leader="dot" w:pos="8494"/>
        </w:tabs>
        <w:rPr>
          <w:ins w:id="36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37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"_Toc357348321"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3.1.2 ADC és DAC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_Toc357348321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8" w:author="Bibók Andor" w:date="2013-05-26T16:16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2"/>
        <w:tabs>
          <w:tab w:val="right" w:leader="dot" w:pos="8494"/>
        </w:tabs>
        <w:rPr>
          <w:ins w:id="39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40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"_Toc357348322"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3.2 Visual DSP++ 5.0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_Toc357348322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1" w:author="Bibók Andor" w:date="2013-05-26T16:16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1"/>
        <w:rPr>
          <w:ins w:id="42" w:author="Bibók Andor" w:date="2013-05-26T16:16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43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"_Toc357348323"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4 A feladat megvalósítása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_Toc357348323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4" w:author="Bibók Andor" w:date="2013-05-26T16:16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2"/>
        <w:tabs>
          <w:tab w:val="right" w:leader="dot" w:pos="8494"/>
        </w:tabs>
        <w:rPr>
          <w:ins w:id="45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46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"_Toc357348324"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4.1 Specifikáció és rendszerterv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_Toc357348324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7" w:author="Bibók Andor" w:date="2013-05-26T16:16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3"/>
        <w:tabs>
          <w:tab w:val="right" w:leader="dot" w:pos="8494"/>
        </w:tabs>
        <w:rPr>
          <w:ins w:id="48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49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"_Toc357348325"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4.1.1 A feladat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_Toc357348325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0" w:author="Bibók Andor" w:date="2013-05-26T16:16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2"/>
        <w:tabs>
          <w:tab w:val="right" w:leader="dot" w:pos="8494"/>
        </w:tabs>
        <w:rPr>
          <w:ins w:id="51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52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"_Toc357348326"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4.2 Szűrőtervezés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_Toc357348326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3" w:author="Bibók Andor" w:date="2013-05-26T16:16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2"/>
        <w:tabs>
          <w:tab w:val="right" w:leader="dot" w:pos="8494"/>
        </w:tabs>
        <w:rPr>
          <w:ins w:id="54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55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"_Toc357348327"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4.3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_Toc357348327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6" w:author="Bibók Andor" w:date="2013-05-26T16:16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2"/>
        <w:tabs>
          <w:tab w:val="right" w:leader="dot" w:pos="8494"/>
        </w:tabs>
        <w:rPr>
          <w:ins w:id="57" w:author="Bibók Andor" w:date="2013-05-26T16:16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58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"_Toc357348328"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4.4 Kommunikáció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_Toc357348328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9" w:author="Bibók Andor" w:date="2013-05-26T16:16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867516" w:rsidRDefault="00867516">
      <w:pPr>
        <w:pStyle w:val="TJ1"/>
        <w:rPr>
          <w:ins w:id="60" w:author="Bibók Andor" w:date="2013-05-26T16:16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61" w:author="Bibók Andor" w:date="2013-05-26T16:16:00Z">
        <w:r w:rsidRPr="00D65442">
          <w:rPr>
            <w:rStyle w:val="Hiperhivatkozs"/>
            <w:noProof/>
          </w:rPr>
          <w:fldChar w:fldCharType="begin"/>
        </w:r>
        <w:r w:rsidRPr="00D65442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"_Toc357348329"</w:instrText>
        </w:r>
        <w:r w:rsidRPr="00D65442">
          <w:rPr>
            <w:rStyle w:val="Hiperhivatkozs"/>
            <w:noProof/>
          </w:rPr>
          <w:instrText xml:space="preserve"> </w:instrText>
        </w:r>
        <w:r w:rsidRPr="00D65442">
          <w:rPr>
            <w:rStyle w:val="Hiperhivatkozs"/>
            <w:noProof/>
          </w:rPr>
        </w:r>
        <w:r w:rsidRPr="00D65442">
          <w:rPr>
            <w:rStyle w:val="Hiperhivatkozs"/>
            <w:noProof/>
          </w:rPr>
          <w:fldChar w:fldCharType="separate"/>
        </w:r>
        <w:r w:rsidRPr="00D65442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_Toc357348329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2" w:author="Bibók Andor" w:date="2013-05-26T16:16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D65442">
          <w:rPr>
            <w:rStyle w:val="Hiperhivatkozs"/>
            <w:noProof/>
          </w:rPr>
          <w:fldChar w:fldCharType="end"/>
        </w:r>
      </w:ins>
    </w:p>
    <w:p w:rsidR="004E5100" w:rsidDel="00D75D11" w:rsidRDefault="004E5100">
      <w:pPr>
        <w:pStyle w:val="TJ1"/>
        <w:rPr>
          <w:del w:id="63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64" w:author="Bibók Andor" w:date="2013-05-26T02:38:00Z">
        <w:r w:rsidRPr="00D75D11" w:rsidDel="00D75D11">
          <w:rPr>
            <w:noProof/>
            <w:rPrChange w:id="65" w:author="Bibók Andor" w:date="2013-05-26T02:38:00Z">
              <w:rPr>
                <w:rStyle w:val="Hiperhivatkozs"/>
                <w:noProof/>
              </w:rPr>
            </w:rPrChange>
          </w:rPr>
          <w:delText>Összefoglaló</w:delText>
        </w:r>
        <w:r w:rsidDel="00D75D11">
          <w:rPr>
            <w:noProof/>
            <w:webHidden/>
          </w:rPr>
          <w:tab/>
          <w:delText>4</w:delText>
        </w:r>
      </w:del>
    </w:p>
    <w:p w:rsidR="004E5100" w:rsidDel="00D75D11" w:rsidRDefault="004E5100">
      <w:pPr>
        <w:pStyle w:val="TJ1"/>
        <w:rPr>
          <w:del w:id="66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67" w:author="Bibók Andor" w:date="2013-05-26T02:38:00Z">
        <w:r w:rsidRPr="00D75D11" w:rsidDel="00D75D11">
          <w:rPr>
            <w:noProof/>
            <w:rPrChange w:id="68" w:author="Bibók Andor" w:date="2013-05-26T02:38:00Z">
              <w:rPr>
                <w:rStyle w:val="Hiperhivatkozs"/>
                <w:noProof/>
              </w:rPr>
            </w:rPrChange>
          </w:rPr>
          <w:delText>Abstract</w:delText>
        </w:r>
        <w:r w:rsidDel="00D75D11">
          <w:rPr>
            <w:noProof/>
            <w:webHidden/>
          </w:rPr>
          <w:tab/>
          <w:delText>5</w:delText>
        </w:r>
      </w:del>
    </w:p>
    <w:p w:rsidR="004E5100" w:rsidDel="00D75D11" w:rsidRDefault="004E5100">
      <w:pPr>
        <w:pStyle w:val="TJ1"/>
        <w:rPr>
          <w:del w:id="69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70" w:author="Bibók Andor" w:date="2013-05-26T02:38:00Z">
        <w:r w:rsidRPr="00D75D11" w:rsidDel="00D75D11">
          <w:rPr>
            <w:noProof/>
            <w:rPrChange w:id="71" w:author="Bibók Andor" w:date="2013-05-26T02:38:00Z">
              <w:rPr>
                <w:rStyle w:val="Hiperhivatkozs"/>
                <w:noProof/>
              </w:rPr>
            </w:rPrChange>
          </w:rPr>
          <w:delText>1 Bevezető</w:delText>
        </w:r>
        <w:r w:rsidDel="00D75D11">
          <w:rPr>
            <w:noProof/>
            <w:webHidden/>
          </w:rPr>
          <w:tab/>
          <w:delText>6</w:delText>
        </w:r>
      </w:del>
    </w:p>
    <w:p w:rsidR="004E5100" w:rsidDel="00D75D11" w:rsidRDefault="004E5100">
      <w:pPr>
        <w:pStyle w:val="TJ1"/>
        <w:rPr>
          <w:del w:id="72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73" w:author="Bibók Andor" w:date="2013-05-26T02:38:00Z">
        <w:r w:rsidRPr="00D75D11" w:rsidDel="00D75D11">
          <w:rPr>
            <w:noProof/>
            <w:rPrChange w:id="74" w:author="Bibók Andor" w:date="2013-05-26T02:38:00Z">
              <w:rPr>
                <w:rStyle w:val="Hiperhivatkozs"/>
                <w:noProof/>
              </w:rPr>
            </w:rPrChange>
          </w:rPr>
          <w:delText>2 Digitális szűrők</w:delText>
        </w:r>
        <w:r w:rsidDel="00D75D11">
          <w:rPr>
            <w:noProof/>
            <w:webHidden/>
          </w:rPr>
          <w:tab/>
          <w:delText>7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75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76" w:author="Bibók Andor" w:date="2013-05-26T02:38:00Z">
        <w:r w:rsidRPr="00D75D11" w:rsidDel="00D75D11">
          <w:rPr>
            <w:noProof/>
            <w:rPrChange w:id="77" w:author="Bibók Andor" w:date="2013-05-26T02:38:00Z">
              <w:rPr>
                <w:rStyle w:val="Hiperhivatkozs"/>
                <w:noProof/>
              </w:rPr>
            </w:rPrChange>
          </w:rPr>
          <w:delText>2.1 FIR szűrők</w:delText>
        </w:r>
        <w:r w:rsidDel="00D75D11">
          <w:rPr>
            <w:noProof/>
            <w:webHidden/>
          </w:rPr>
          <w:tab/>
          <w:delText>7</w:delText>
        </w:r>
      </w:del>
    </w:p>
    <w:p w:rsidR="004E5100" w:rsidDel="00D75D11" w:rsidRDefault="004E5100">
      <w:pPr>
        <w:pStyle w:val="TJ3"/>
        <w:tabs>
          <w:tab w:val="right" w:leader="dot" w:pos="8494"/>
        </w:tabs>
        <w:rPr>
          <w:del w:id="78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79" w:author="Bibók Andor" w:date="2013-05-26T02:38:00Z">
        <w:r w:rsidRPr="00D75D11" w:rsidDel="00D75D11">
          <w:rPr>
            <w:noProof/>
            <w:rPrChange w:id="80" w:author="Bibók Andor" w:date="2013-05-26T02:38:00Z">
              <w:rPr>
                <w:rStyle w:val="Hiperhivatkozs"/>
                <w:noProof/>
              </w:rPr>
            </w:rPrChange>
          </w:rPr>
          <w:delText>2.1.1 Tervezési eljárások</w:delText>
        </w:r>
        <w:r w:rsidDel="00D75D11">
          <w:rPr>
            <w:noProof/>
            <w:webHidden/>
          </w:rPr>
          <w:tab/>
          <w:delText>8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81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82" w:author="Bibók Andor" w:date="2013-05-26T02:38:00Z">
        <w:r w:rsidRPr="00D75D11" w:rsidDel="00D75D11">
          <w:rPr>
            <w:noProof/>
            <w:rPrChange w:id="83" w:author="Bibók Andor" w:date="2013-05-26T02:38:00Z">
              <w:rPr>
                <w:rStyle w:val="Hiperhivatkozs"/>
                <w:noProof/>
              </w:rPr>
            </w:rPrChange>
          </w:rPr>
          <w:delText>2.2 IIR szűrők</w:delText>
        </w:r>
        <w:r w:rsidDel="00D75D11">
          <w:rPr>
            <w:noProof/>
            <w:webHidden/>
          </w:rPr>
          <w:tab/>
          <w:delText>10</w:delText>
        </w:r>
      </w:del>
    </w:p>
    <w:p w:rsidR="004E5100" w:rsidDel="00D75D11" w:rsidRDefault="004E5100">
      <w:pPr>
        <w:pStyle w:val="TJ3"/>
        <w:tabs>
          <w:tab w:val="right" w:leader="dot" w:pos="8494"/>
        </w:tabs>
        <w:rPr>
          <w:del w:id="84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85" w:author="Bibók Andor" w:date="2013-05-26T02:38:00Z">
        <w:r w:rsidRPr="00D75D11" w:rsidDel="00D75D11">
          <w:rPr>
            <w:noProof/>
            <w:rPrChange w:id="86" w:author="Bibók Andor" w:date="2013-05-26T02:38:00Z">
              <w:rPr>
                <w:rStyle w:val="Hiperhivatkozs"/>
                <w:noProof/>
              </w:rPr>
            </w:rPrChange>
          </w:rPr>
          <w:delText>2.2.1 Tervezési eljárások</w:delText>
        </w:r>
        <w:r w:rsidDel="00D75D11">
          <w:rPr>
            <w:noProof/>
            <w:webHidden/>
          </w:rPr>
          <w:tab/>
          <w:delText>11</w:delText>
        </w:r>
      </w:del>
    </w:p>
    <w:p w:rsidR="004E5100" w:rsidDel="00D75D11" w:rsidRDefault="004E5100">
      <w:pPr>
        <w:pStyle w:val="TJ3"/>
        <w:tabs>
          <w:tab w:val="right" w:leader="dot" w:pos="8494"/>
        </w:tabs>
        <w:rPr>
          <w:del w:id="87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88" w:author="Bibók Andor" w:date="2013-05-26T02:38:00Z">
        <w:r w:rsidRPr="00D75D11" w:rsidDel="00D75D11">
          <w:rPr>
            <w:noProof/>
            <w:rPrChange w:id="89" w:author="Bibók Andor" w:date="2013-05-26T02:38:00Z">
              <w:rPr>
                <w:rStyle w:val="Hiperhivatkozs"/>
                <w:noProof/>
              </w:rPr>
            </w:rPrChange>
          </w:rPr>
          <w:delText>2.2.2 Megvalósítás</w:delText>
        </w:r>
        <w:r w:rsidDel="00D75D11">
          <w:rPr>
            <w:noProof/>
            <w:webHidden/>
          </w:rPr>
          <w:tab/>
          <w:delText>24</w:delText>
        </w:r>
      </w:del>
    </w:p>
    <w:p w:rsidR="004E5100" w:rsidDel="00D75D11" w:rsidRDefault="004E5100">
      <w:pPr>
        <w:pStyle w:val="TJ1"/>
        <w:rPr>
          <w:del w:id="90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91" w:author="Bibók Andor" w:date="2013-05-26T02:38:00Z">
        <w:r w:rsidRPr="00D75D11" w:rsidDel="00D75D11">
          <w:rPr>
            <w:noProof/>
            <w:rPrChange w:id="92" w:author="Bibók Andor" w:date="2013-05-26T02:38:00Z">
              <w:rPr>
                <w:rStyle w:val="Hiperhivatkozs"/>
                <w:noProof/>
              </w:rPr>
            </w:rPrChange>
          </w:rPr>
          <w:delText>3 Fejlesztői környezet</w:delText>
        </w:r>
        <w:r w:rsidDel="00D75D11">
          <w:rPr>
            <w:noProof/>
            <w:webHidden/>
          </w:rPr>
          <w:tab/>
          <w:delText>27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93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94" w:author="Bibók Andor" w:date="2013-05-26T02:38:00Z">
        <w:r w:rsidRPr="00D75D11" w:rsidDel="00D75D11">
          <w:rPr>
            <w:noProof/>
            <w:rPrChange w:id="95" w:author="Bibók Andor" w:date="2013-05-26T02:38:00Z">
              <w:rPr>
                <w:rStyle w:val="Hiperhivatkozs"/>
                <w:noProof/>
              </w:rPr>
            </w:rPrChange>
          </w:rPr>
          <w:delText>3.1 ADSP-BF537 EZ-KIT Lite</w:delText>
        </w:r>
        <w:r w:rsidDel="00D75D11">
          <w:rPr>
            <w:noProof/>
            <w:webHidden/>
          </w:rPr>
          <w:tab/>
          <w:delText>27</w:delText>
        </w:r>
      </w:del>
    </w:p>
    <w:p w:rsidR="004E5100" w:rsidDel="00D75D11" w:rsidRDefault="004E5100">
      <w:pPr>
        <w:pStyle w:val="TJ3"/>
        <w:tabs>
          <w:tab w:val="right" w:leader="dot" w:pos="8494"/>
        </w:tabs>
        <w:rPr>
          <w:del w:id="96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97" w:author="Bibók Andor" w:date="2013-05-26T02:38:00Z">
        <w:r w:rsidRPr="00D75D11" w:rsidDel="00D75D11">
          <w:rPr>
            <w:noProof/>
            <w:rPrChange w:id="98" w:author="Bibók Andor" w:date="2013-05-26T02:38:00Z">
              <w:rPr>
                <w:rStyle w:val="Hiperhivatkozs"/>
                <w:noProof/>
              </w:rPr>
            </w:rPrChange>
          </w:rPr>
          <w:delText>3.1.1 ADSP-BF537 Blackfin processzor</w:delText>
        </w:r>
        <w:r w:rsidDel="00D75D11">
          <w:rPr>
            <w:noProof/>
            <w:webHidden/>
          </w:rPr>
          <w:tab/>
          <w:delText>27</w:delText>
        </w:r>
      </w:del>
    </w:p>
    <w:p w:rsidR="004E5100" w:rsidDel="00D75D11" w:rsidRDefault="004E5100">
      <w:pPr>
        <w:pStyle w:val="TJ3"/>
        <w:tabs>
          <w:tab w:val="right" w:leader="dot" w:pos="8494"/>
        </w:tabs>
        <w:rPr>
          <w:del w:id="99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00" w:author="Bibók Andor" w:date="2013-05-26T02:38:00Z">
        <w:r w:rsidRPr="00D75D11" w:rsidDel="00D75D11">
          <w:rPr>
            <w:noProof/>
            <w:rPrChange w:id="101" w:author="Bibók Andor" w:date="2013-05-26T02:38:00Z">
              <w:rPr>
                <w:rStyle w:val="Hiperhivatkozs"/>
                <w:noProof/>
              </w:rPr>
            </w:rPrChange>
          </w:rPr>
          <w:delText>3.1.2 ADC és DAC</w:delText>
        </w:r>
        <w:r w:rsidDel="00D75D11">
          <w:rPr>
            <w:noProof/>
            <w:webHidden/>
          </w:rPr>
          <w:tab/>
          <w:delText>27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102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03" w:author="Bibók Andor" w:date="2013-05-26T02:38:00Z">
        <w:r w:rsidRPr="00D75D11" w:rsidDel="00D75D11">
          <w:rPr>
            <w:noProof/>
            <w:rPrChange w:id="104" w:author="Bibók Andor" w:date="2013-05-26T02:38:00Z">
              <w:rPr>
                <w:rStyle w:val="Hiperhivatkozs"/>
                <w:noProof/>
              </w:rPr>
            </w:rPrChange>
          </w:rPr>
          <w:delText>3.2 Visual DSP++ 5.0</w:delText>
        </w:r>
        <w:r w:rsidDel="00D75D11">
          <w:rPr>
            <w:noProof/>
            <w:webHidden/>
          </w:rPr>
          <w:tab/>
          <w:delText>27</w:delText>
        </w:r>
      </w:del>
    </w:p>
    <w:p w:rsidR="004E5100" w:rsidDel="00D75D11" w:rsidRDefault="004E5100">
      <w:pPr>
        <w:pStyle w:val="TJ1"/>
        <w:rPr>
          <w:del w:id="105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106" w:author="Bibók Andor" w:date="2013-05-26T02:38:00Z">
        <w:r w:rsidRPr="00D75D11" w:rsidDel="00D75D11">
          <w:rPr>
            <w:noProof/>
            <w:rPrChange w:id="107" w:author="Bibók Andor" w:date="2013-05-26T02:38:00Z">
              <w:rPr>
                <w:rStyle w:val="Hiperhivatkozs"/>
                <w:noProof/>
              </w:rPr>
            </w:rPrChange>
          </w:rPr>
          <w:delText>4 A feladat megvalósítása</w:delText>
        </w:r>
        <w:r w:rsidDel="00D75D11">
          <w:rPr>
            <w:noProof/>
            <w:webHidden/>
          </w:rPr>
          <w:tab/>
          <w:delText>28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108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09" w:author="Bibók Andor" w:date="2013-05-26T02:38:00Z">
        <w:r w:rsidRPr="00D75D11" w:rsidDel="00D75D11">
          <w:rPr>
            <w:noProof/>
            <w:rPrChange w:id="110" w:author="Bibók Andor" w:date="2013-05-26T02:38:00Z">
              <w:rPr>
                <w:rStyle w:val="Hiperhivatkozs"/>
                <w:noProof/>
              </w:rPr>
            </w:rPrChange>
          </w:rPr>
          <w:delText>4.1 Specifikáció és rendszerterv</w:delText>
        </w:r>
        <w:r w:rsidDel="00D75D11">
          <w:rPr>
            <w:noProof/>
            <w:webHidden/>
          </w:rPr>
          <w:tab/>
          <w:delText>28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111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12" w:author="Bibók Andor" w:date="2013-05-26T02:38:00Z">
        <w:r w:rsidRPr="00D75D11" w:rsidDel="00D75D11">
          <w:rPr>
            <w:noProof/>
            <w:rPrChange w:id="113" w:author="Bibók Andor" w:date="2013-05-26T02:38:00Z">
              <w:rPr>
                <w:rStyle w:val="Hiperhivatkozs"/>
                <w:noProof/>
              </w:rPr>
            </w:rPrChange>
          </w:rPr>
          <w:delText>4.2 Szűrőtervezés</w:delText>
        </w:r>
        <w:r w:rsidDel="00D75D11">
          <w:rPr>
            <w:noProof/>
            <w:webHidden/>
          </w:rPr>
          <w:tab/>
          <w:delText>28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114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15" w:author="Bibók Andor" w:date="2013-05-26T02:38:00Z">
        <w:r w:rsidRPr="00D75D11" w:rsidDel="00D75D11">
          <w:rPr>
            <w:noProof/>
            <w:rPrChange w:id="116" w:author="Bibók Andor" w:date="2013-05-26T02:38:00Z">
              <w:rPr>
                <w:rStyle w:val="Hiperhivatkozs"/>
                <w:noProof/>
              </w:rPr>
            </w:rPrChange>
          </w:rPr>
          <w:delText>4.3 Vezérlés</w:delText>
        </w:r>
        <w:r w:rsidDel="00D75D11">
          <w:rPr>
            <w:noProof/>
            <w:webHidden/>
          </w:rPr>
          <w:tab/>
          <w:delText>28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117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18" w:author="Bibók Andor" w:date="2013-05-26T02:38:00Z">
        <w:r w:rsidRPr="00D75D11" w:rsidDel="00D75D11">
          <w:rPr>
            <w:noProof/>
            <w:rPrChange w:id="119" w:author="Bibók Andor" w:date="2013-05-26T02:38:00Z">
              <w:rPr>
                <w:rStyle w:val="Hiperhivatkozs"/>
                <w:noProof/>
              </w:rPr>
            </w:rPrChange>
          </w:rPr>
          <w:delText>4.4 Kommunikáció</w:delText>
        </w:r>
        <w:r w:rsidDel="00D75D11">
          <w:rPr>
            <w:noProof/>
            <w:webHidden/>
          </w:rPr>
          <w:tab/>
          <w:delText>28</w:delText>
        </w:r>
      </w:del>
    </w:p>
    <w:p w:rsidR="004E5100" w:rsidDel="00D75D11" w:rsidRDefault="004E5100">
      <w:pPr>
        <w:pStyle w:val="TJ1"/>
        <w:rPr>
          <w:del w:id="120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121" w:author="Bibók Andor" w:date="2013-05-26T02:38:00Z">
        <w:r w:rsidRPr="00D75D11" w:rsidDel="00D75D11">
          <w:rPr>
            <w:noProof/>
            <w:rPrChange w:id="122" w:author="Bibók Andor" w:date="2013-05-26T02:38:00Z">
              <w:rPr>
                <w:rStyle w:val="Hiperhivatkozs"/>
                <w:noProof/>
              </w:rPr>
            </w:rPrChange>
          </w:rPr>
          <w:delText>Irodalomjegyzék</w:delText>
        </w:r>
        <w:r w:rsidDel="00D75D11">
          <w:rPr>
            <w:noProof/>
            <w:webHidden/>
          </w:rPr>
          <w:tab/>
          <w:delText>29</w:delText>
        </w:r>
      </w:del>
    </w:p>
    <w:p w:rsidR="004E5100" w:rsidDel="00D75D11" w:rsidRDefault="004E5100">
      <w:pPr>
        <w:pStyle w:val="TJ1"/>
        <w:rPr>
          <w:del w:id="123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124" w:author="Bibók Andor" w:date="2013-05-26T02:38:00Z">
        <w:r w:rsidRPr="00D75D11" w:rsidDel="00D75D11">
          <w:rPr>
            <w:noProof/>
            <w:rPrChange w:id="125" w:author="Bibók Andor" w:date="2013-05-26T02:38:00Z">
              <w:rPr>
                <w:rStyle w:val="Hiperhivatkozs"/>
                <w:noProof/>
              </w:rPr>
            </w:rPrChange>
          </w:rPr>
          <w:delText>Függelék</w:delText>
        </w:r>
        <w:r w:rsidDel="00D75D11">
          <w:rPr>
            <w:noProof/>
            <w:webHidden/>
          </w:rPr>
          <w:tab/>
          <w:delText>30</w:delText>
        </w:r>
      </w:del>
    </w:p>
    <w:p w:rsidR="00730B3C" w:rsidRDefault="0015420C">
      <w:r>
        <w:rPr>
          <w:b/>
          <w:bCs/>
        </w:rPr>
        <w:fldChar w:fldCharType="end"/>
      </w:r>
    </w:p>
    <w:p w:rsidR="0063585C" w:rsidRPr="00B50CAA" w:rsidRDefault="0063585C">
      <w:pPr>
        <w:pStyle w:val="Kpalrs"/>
      </w:pPr>
    </w:p>
    <w:p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:rsidR="00681E99" w:rsidRDefault="00681E99" w:rsidP="005E01E0">
      <w:pPr>
        <w:pStyle w:val="Nyilatkozatszveg"/>
      </w:pPr>
      <w:r w:rsidRPr="00B50CAA">
        <w:t xml:space="preserve">Alulírott </w:t>
      </w:r>
      <w:r w:rsidR="004721F9">
        <w:rPr>
          <w:b/>
          <w:bCs/>
        </w:rPr>
        <w:t>Bibók Andor</w:t>
      </w:r>
      <w:r w:rsidRPr="00B50CAA">
        <w:t xml:space="preserve">, szigorló hallgató kijelentem, hogy ezt a </w:t>
      </w:r>
      <w:r w:rsidR="004721F9"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:rsidR="00681E99" w:rsidRPr="00EE1A1F" w:rsidRDefault="00681E99" w:rsidP="005E01E0">
      <w:pPr>
        <w:pStyle w:val="Nyilatkozatszveg"/>
      </w:pPr>
      <w:r w:rsidRPr="00EE1A1F">
        <w:t xml:space="preserve"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közzétegye.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:rsidR="00681E99" w:rsidRPr="00B50CAA" w:rsidRDefault="00681E99" w:rsidP="00681E99">
      <w:pPr>
        <w:pStyle w:val="Nyilatkozatkeltezs"/>
      </w:pPr>
      <w:r w:rsidRPr="00B50CAA">
        <w:t xml:space="preserve">Kelt: Budapest, </w:t>
      </w:r>
      <w:fldSimple w:instr=" DATE \@ &quot;yyyy. MM. dd.&quot; \* MERGEFORMAT ">
        <w:ins w:id="126" w:author="Bibók Andor" w:date="2013-05-26T16:16:00Z">
          <w:r w:rsidR="00867516">
            <w:rPr>
              <w:noProof/>
            </w:rPr>
            <w:t>2013. 05. 26.</w:t>
          </w:r>
        </w:ins>
        <w:del w:id="127" w:author="Bibók Andor" w:date="2013-05-25T15:42:00Z">
          <w:r w:rsidR="00DE1C99" w:rsidDel="00A60419">
            <w:rPr>
              <w:noProof/>
            </w:rPr>
            <w:delText>2013. 05. 23.</w:delText>
          </w:r>
        </w:del>
      </w:fldSimple>
    </w:p>
    <w:p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:rsidR="005E01E0" w:rsidRDefault="005E01E0" w:rsidP="00854BDC">
      <w:pPr>
        <w:pStyle w:val="Nyilatkozatalrs"/>
      </w:pPr>
      <w:r>
        <w:tab/>
      </w:r>
      <w:r w:rsidR="004721F9">
        <w:t>Bibók Andor</w:t>
      </w:r>
    </w:p>
    <w:p w:rsidR="00854BDC" w:rsidRPr="00B50CAA" w:rsidRDefault="00854BDC" w:rsidP="00854BDC">
      <w:pPr>
        <w:pStyle w:val="Nyilatkozatszveg"/>
      </w:pPr>
    </w:p>
    <w:p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:rsidR="007252B6" w:rsidRDefault="007252B6">
      <w:pPr>
        <w:spacing w:after="0" w:line="240" w:lineRule="auto"/>
        <w:ind w:firstLine="0"/>
        <w:jc w:val="left"/>
        <w:rPr>
          <w:ins w:id="128" w:author="Bibók Andor" w:date="2013-05-26T23:11:00Z"/>
          <w:rFonts w:cs="Arial"/>
          <w:b/>
          <w:bCs/>
          <w:kern w:val="32"/>
          <w:sz w:val="36"/>
          <w:szCs w:val="32"/>
        </w:rPr>
      </w:pPr>
      <w:bookmarkStart w:id="129" w:name="_Toc357348307"/>
      <w:ins w:id="130" w:author="Bibók Andor" w:date="2013-05-26T23:11:00Z">
        <w:r>
          <w:lastRenderedPageBreak/>
          <w:br w:type="page"/>
        </w:r>
      </w:ins>
    </w:p>
    <w:p w:rsidR="007252B6" w:rsidRDefault="007252B6">
      <w:pPr>
        <w:spacing w:after="0" w:line="240" w:lineRule="auto"/>
        <w:ind w:firstLine="0"/>
        <w:jc w:val="left"/>
        <w:rPr>
          <w:ins w:id="131" w:author="Bibók Andor" w:date="2013-05-26T23:11:00Z"/>
          <w:rFonts w:cs="Arial"/>
          <w:b/>
          <w:bCs/>
          <w:kern w:val="32"/>
          <w:sz w:val="36"/>
          <w:szCs w:val="32"/>
        </w:rPr>
      </w:pPr>
      <w:ins w:id="132" w:author="Bibók Andor" w:date="2013-05-26T23:11:00Z">
        <w:r>
          <w:lastRenderedPageBreak/>
          <w:br w:type="page"/>
        </w:r>
      </w:ins>
    </w:p>
    <w:p w:rsidR="0063585C" w:rsidRDefault="0063585C" w:rsidP="00816BCB">
      <w:pPr>
        <w:pStyle w:val="Fejezetcimszmozsnlkl"/>
      </w:pPr>
      <w:r w:rsidRPr="00B50CAA">
        <w:lastRenderedPageBreak/>
        <w:t>Összefoglaló</w:t>
      </w:r>
      <w:bookmarkEnd w:id="129"/>
    </w:p>
    <w:p w:rsidR="00415D42" w:rsidRDefault="00D23BFC" w:rsidP="00415D42">
      <w:pPr>
        <w:rPr>
          <w:ins w:id="133" w:author="Bibók Andor" w:date="2013-05-26T23:22:00Z"/>
        </w:rPr>
        <w:pPrChange w:id="134" w:author="Bibók Andor" w:date="2013-05-26T23:22:00Z">
          <w:pPr/>
        </w:pPrChange>
      </w:pPr>
      <w:del w:id="135" w:author="Bibók Andor" w:date="2013-05-26T20:33:00Z">
        <w:r w:rsidDel="007C5EEC">
          <w:delText>Ide jön a</w:delText>
        </w:r>
        <w:r w:rsidR="00681E99" w:rsidDel="007C5EEC">
          <w:delText xml:space="preserve"> ½-</w:delText>
        </w:r>
        <w:r w:rsidDel="007C5EEC">
          <w:delText>1 oldalas magyar nyelvű összefoglaló</w:delText>
        </w:r>
        <w:r w:rsidR="00681E99" w:rsidDel="007C5EEC">
          <w:delText>, melynek szövege a</w:delText>
        </w:r>
        <w:r w:rsidR="002D0621" w:rsidDel="007C5EEC">
          <w:delText xml:space="preserve"> Diplomaterv</w:delText>
        </w:r>
        <w:r w:rsidR="00681E99" w:rsidDel="007C5EEC">
          <w:delText xml:space="preserve"> Portálra külön i</w:delText>
        </w:r>
        <w:r w:rsidR="000A7483" w:rsidDel="007C5EEC">
          <w:delText>s</w:delText>
        </w:r>
        <w:r w:rsidR="00681E99" w:rsidDel="007C5EEC">
          <w:delText xml:space="preserve"> feltöltésre kerül</w:delText>
        </w:r>
        <w:r w:rsidDel="007C5EEC">
          <w:delText>.</w:delText>
        </w:r>
      </w:del>
      <w:ins w:id="136" w:author="Bibók Andor" w:date="2013-05-26T20:33:00Z">
        <w:r w:rsidR="007C5EEC">
          <w:t xml:space="preserve">A </w:t>
        </w:r>
        <w:r w:rsidR="00E255A7">
          <w:t xml:space="preserve">digitális jelfeldolgozás legalapvetőbb </w:t>
        </w:r>
      </w:ins>
      <w:ins w:id="137" w:author="Bibók Andor" w:date="2013-05-26T20:34:00Z">
        <w:r w:rsidR="00E255A7">
          <w:t>eleme</w:t>
        </w:r>
      </w:ins>
      <w:ins w:id="138" w:author="Bibók Andor" w:date="2013-05-26T20:35:00Z">
        <w:r w:rsidR="00E255A7">
          <w:t>i közé tartoznak a digitális szűrők.</w:t>
        </w:r>
      </w:ins>
      <w:ins w:id="139" w:author="Bibók Andor" w:date="2013-05-26T20:36:00Z">
        <w:r w:rsidR="00E255A7">
          <w:t xml:space="preserve"> </w:t>
        </w:r>
      </w:ins>
      <w:ins w:id="140" w:author="Bibók Andor" w:date="2013-05-26T22:18:00Z">
        <w:r w:rsidR="006801A3">
          <w:t xml:space="preserve">Felhasználási körük igen széles, a szórakoztató elektronikától kezdve, </w:t>
        </w:r>
      </w:ins>
      <w:ins w:id="141" w:author="Bibók Andor" w:date="2013-05-26T22:20:00Z">
        <w:r w:rsidR="006801A3">
          <w:t>a professzionális méréstechnikáig gyakorlatilag</w:t>
        </w:r>
      </w:ins>
      <w:ins w:id="142" w:author="Bibók Andor" w:date="2013-05-26T20:34:00Z">
        <w:r w:rsidR="00E255A7">
          <w:t xml:space="preserve"> </w:t>
        </w:r>
      </w:ins>
      <w:ins w:id="143" w:author="Bibók Andor" w:date="2013-05-26T22:22:00Z">
        <w:r w:rsidR="006801A3">
          <w:t xml:space="preserve">mindenhol megjelennek. Az </w:t>
        </w:r>
      </w:ins>
      <w:ins w:id="144" w:author="Bibók Andor" w:date="2013-05-26T22:29:00Z">
        <w:r w:rsidR="005C6CFE">
          <w:t>elektronikus</w:t>
        </w:r>
      </w:ins>
      <w:ins w:id="145" w:author="Bibók Andor" w:date="2013-05-26T22:22:00Z">
        <w:r w:rsidR="006801A3">
          <w:t xml:space="preserve"> szűrők megjelenése óta rengeteg szűrési módszert fejlesztettek ki</w:t>
        </w:r>
      </w:ins>
      <w:ins w:id="146" w:author="Bibók Andor" w:date="2013-05-26T22:31:00Z">
        <w:r w:rsidR="005C6CFE">
          <w:t>. Ennek legfőbb oka, hogy</w:t>
        </w:r>
      </w:ins>
      <w:ins w:id="147" w:author="Bibók Andor" w:date="2013-05-26T22:34:00Z">
        <w:r w:rsidR="005C6CFE">
          <w:t xml:space="preserve"> különböző</w:t>
        </w:r>
      </w:ins>
      <w:ins w:id="148" w:author="Bibók Andor" w:date="2013-05-26T22:31:00Z">
        <w:r w:rsidR="005C6CFE">
          <w:t xml:space="preserve"> alkalmazások</w:t>
        </w:r>
      </w:ins>
      <w:ins w:id="149" w:author="Bibók Andor" w:date="2013-05-26T22:34:00Z">
        <w:r w:rsidR="005C6CFE">
          <w:t xml:space="preserve"> esetén más és más módszer vezetett az ideális eredményhez. </w:t>
        </w:r>
      </w:ins>
    </w:p>
    <w:p w:rsidR="005C6CFE" w:rsidRDefault="005C6CFE" w:rsidP="00415D42">
      <w:pPr>
        <w:rPr>
          <w:ins w:id="150" w:author="Bibók Andor" w:date="2013-05-26T22:39:00Z"/>
        </w:rPr>
        <w:pPrChange w:id="151" w:author="Bibók Andor" w:date="2013-05-26T23:22:00Z">
          <w:pPr/>
        </w:pPrChange>
      </w:pPr>
      <w:ins w:id="152" w:author="Bibók Andor" w:date="2013-05-26T22:37:00Z">
        <w:r>
          <w:t>Digitális szűrők esetén jól bevált módszer, hogy a szűrőt egy speciális program segítségével megtervezzük</w:t>
        </w:r>
      </w:ins>
      <w:ins w:id="153" w:author="Bibók Andor" w:date="2013-05-26T22:39:00Z">
        <w:r w:rsidR="005C1431">
          <w:t>, majd egy célhardverre feltöltve használjuk.</w:t>
        </w:r>
      </w:ins>
      <w:ins w:id="154" w:author="Bibók Andor" w:date="2013-05-26T23:25:00Z">
        <w:r w:rsidR="00415D42">
          <w:t xml:space="preserve"> </w:t>
        </w:r>
        <w:r w:rsidR="00415D42">
          <w:t xml:space="preserve">A digitális szűrők egyik fő előnye abban rejlik, hogy </w:t>
        </w:r>
      </w:ins>
      <w:ins w:id="155" w:author="Bibók Andor" w:date="2013-05-26T23:34:00Z">
        <w:r w:rsidR="00675F0D">
          <w:t>nagymértékben</w:t>
        </w:r>
      </w:ins>
      <w:ins w:id="156" w:author="Bibók Andor" w:date="2013-05-26T23:25:00Z">
        <w:r w:rsidR="00415D42">
          <w:t xml:space="preserve"> átkonfigurál</w:t>
        </w:r>
      </w:ins>
      <w:ins w:id="157" w:author="Bibók Andor" w:date="2013-05-26T23:31:00Z">
        <w:r w:rsidR="00675F0D">
          <w:t>hatóak</w:t>
        </w:r>
      </w:ins>
      <w:ins w:id="158" w:author="Bibók Andor" w:date="2013-05-26T23:25:00Z">
        <w:r w:rsidR="00415D42">
          <w:t>,</w:t>
        </w:r>
      </w:ins>
      <w:ins w:id="159" w:author="Bibók Andor" w:date="2013-05-26T23:31:00Z">
        <w:r w:rsidR="00675F0D">
          <w:t xml:space="preserve"> így</w:t>
        </w:r>
      </w:ins>
      <w:ins w:id="160" w:author="Bibók Andor" w:date="2013-05-26T23:25:00Z">
        <w:r w:rsidR="00415D42">
          <w:t xml:space="preserve"> egy hardver</w:t>
        </w:r>
      </w:ins>
      <w:ins w:id="161" w:author="Bibók Andor" w:date="2013-05-26T23:32:00Z">
        <w:r w:rsidR="00675F0D">
          <w:t>en</w:t>
        </w:r>
      </w:ins>
      <w:ins w:id="162" w:author="Bibók Andor" w:date="2013-05-26T23:25:00Z">
        <w:r w:rsidR="00415D42">
          <w:t xml:space="preserve"> </w:t>
        </w:r>
      </w:ins>
      <w:ins w:id="163" w:author="Bibók Andor" w:date="2013-05-26T23:38:00Z">
        <w:r w:rsidR="00675F0D">
          <w:t>könnyen</w:t>
        </w:r>
        <w:r w:rsidR="00675F0D">
          <w:t xml:space="preserve"> </w:t>
        </w:r>
      </w:ins>
      <w:ins w:id="164" w:author="Bibók Andor" w:date="2013-05-26T23:39:00Z">
        <w:r w:rsidR="00675F0D">
          <w:t>meg</w:t>
        </w:r>
      </w:ins>
      <w:ins w:id="165" w:author="Bibók Andor" w:date="2013-05-26T23:38:00Z">
        <w:r w:rsidR="00675F0D">
          <w:t>valósítható</w:t>
        </w:r>
        <w:r w:rsidR="00675F0D">
          <w:t xml:space="preserve"> </w:t>
        </w:r>
      </w:ins>
      <w:ins w:id="166" w:author="Bibók Andor" w:date="2013-05-26T23:25:00Z">
        <w:r w:rsidR="00415D42">
          <w:t xml:space="preserve">több </w:t>
        </w:r>
      </w:ins>
      <w:ins w:id="167" w:author="Bibók Andor" w:date="2013-05-26T23:28:00Z">
        <w:r w:rsidR="00415D42">
          <w:t>különböző</w:t>
        </w:r>
      </w:ins>
      <w:ins w:id="168" w:author="Bibók Andor" w:date="2013-05-26T23:25:00Z">
        <w:r w:rsidR="00415D42">
          <w:t xml:space="preserve"> karakterisztik</w:t>
        </w:r>
      </w:ins>
      <w:ins w:id="169" w:author="Bibók Andor" w:date="2013-05-26T23:39:00Z">
        <w:r w:rsidR="00675F0D">
          <w:t>ájú szűrő</w:t>
        </w:r>
      </w:ins>
      <w:ins w:id="170" w:author="Bibók Andor" w:date="2013-05-26T23:25:00Z">
        <w:r w:rsidR="00675F0D">
          <w:t xml:space="preserve"> is</w:t>
        </w:r>
        <w:r w:rsidR="00415D42">
          <w:t>.</w:t>
        </w:r>
      </w:ins>
    </w:p>
    <w:p w:rsidR="005C1431" w:rsidRDefault="005C1431" w:rsidP="00D23BFC">
      <w:pPr>
        <w:rPr>
          <w:ins w:id="171" w:author="Bibók Andor" w:date="2013-05-26T23:00:00Z"/>
        </w:rPr>
      </w:pPr>
      <w:ins w:id="172" w:author="Bibók Andor" w:date="2013-05-26T22:40:00Z">
        <w:r>
          <w:t>Szakdolgozatom témája egy olyan rendszer meg</w:t>
        </w:r>
      </w:ins>
      <w:ins w:id="173" w:author="Bibók Andor" w:date="2013-05-26T22:45:00Z">
        <w:r>
          <w:t>valósítása</w:t>
        </w:r>
      </w:ins>
      <w:ins w:id="174" w:author="Bibók Andor" w:date="2013-05-26T22:40:00Z">
        <w:r>
          <w:t>, am</w:t>
        </w:r>
      </w:ins>
      <w:ins w:id="175" w:author="Bibók Andor" w:date="2013-05-26T22:43:00Z">
        <w:r>
          <w:t>elynek</w:t>
        </w:r>
      </w:ins>
      <w:ins w:id="176" w:author="Bibók Andor" w:date="2013-05-26T22:40:00Z">
        <w:r>
          <w:t xml:space="preserve"> segítségével kikerülhetjük a speciális program</w:t>
        </w:r>
      </w:ins>
      <w:ins w:id="177" w:author="Bibók Andor" w:date="2013-05-26T22:43:00Z">
        <w:r>
          <w:t>ok</w:t>
        </w:r>
      </w:ins>
      <w:ins w:id="178" w:author="Bibók Andor" w:date="2013-05-26T22:40:00Z">
        <w:r>
          <w:t xml:space="preserve"> használatát, és </w:t>
        </w:r>
      </w:ins>
      <w:ins w:id="179" w:author="Bibók Andor" w:date="2013-05-26T22:44:00Z">
        <w:r>
          <w:t xml:space="preserve">a specifikációt </w:t>
        </w:r>
      </w:ins>
      <w:ins w:id="180" w:author="Bibók Andor" w:date="2013-05-26T22:40:00Z">
        <w:r>
          <w:t xml:space="preserve">a </w:t>
        </w:r>
      </w:ins>
      <w:ins w:id="181" w:author="Bibók Andor" w:date="2013-05-26T22:42:00Z">
        <w:r>
          <w:t>hardveren futó alkalmazás</w:t>
        </w:r>
      </w:ins>
      <w:ins w:id="182" w:author="Bibók Andor" w:date="2013-05-26T22:44:00Z">
        <w:r>
          <w:t>nak megadva</w:t>
        </w:r>
      </w:ins>
      <w:ins w:id="183" w:author="Bibók Andor" w:date="2013-05-26T22:45:00Z">
        <w:r>
          <w:t>,</w:t>
        </w:r>
      </w:ins>
      <w:ins w:id="184" w:author="Bibók Andor" w:date="2013-05-26T22:44:00Z">
        <w:r>
          <w:t xml:space="preserve"> </w:t>
        </w:r>
        <w:r>
          <w:t>közvetlenül</w:t>
        </w:r>
      </w:ins>
      <w:ins w:id="185" w:author="Bibók Andor" w:date="2013-05-26T22:45:00Z">
        <w:r>
          <w:t xml:space="preserve"> állíthatjuk elő a kívánt </w:t>
        </w:r>
      </w:ins>
      <w:ins w:id="186" w:author="Bibók Andor" w:date="2013-05-26T22:46:00Z">
        <w:r>
          <w:t xml:space="preserve">karakterisztikájú </w:t>
        </w:r>
      </w:ins>
      <w:ins w:id="187" w:author="Bibók Andor" w:date="2013-05-26T22:45:00Z">
        <w:r>
          <w:t>digitális szűrőt.</w:t>
        </w:r>
      </w:ins>
    </w:p>
    <w:p w:rsidR="00BB1C0B" w:rsidRPr="00D23BFC" w:rsidRDefault="00BB1C0B" w:rsidP="00D23BFC">
      <w:ins w:id="188" w:author="Bibók Andor" w:date="2013-05-26T23:01:00Z">
        <w:r>
          <w:t xml:space="preserve">Munkám során megismerkedtem </w:t>
        </w:r>
      </w:ins>
      <w:ins w:id="189" w:author="Bibók Andor" w:date="2013-05-26T23:05:00Z">
        <w:r>
          <w:t xml:space="preserve">több </w:t>
        </w:r>
      </w:ins>
      <w:ins w:id="190" w:author="Bibók Andor" w:date="2013-05-26T23:01:00Z">
        <w:r>
          <w:t>digitális szűrő</w:t>
        </w:r>
      </w:ins>
      <w:ins w:id="191" w:author="Bibók Andor" w:date="2013-05-26T23:05:00Z">
        <w:r>
          <w:t>fajta</w:t>
        </w:r>
      </w:ins>
      <w:ins w:id="192" w:author="Bibók Andor" w:date="2013-05-26T23:03:00Z">
        <w:r>
          <w:t xml:space="preserve"> tervezési eljárásaival, megvalósí</w:t>
        </w:r>
      </w:ins>
      <w:ins w:id="193" w:author="Bibók Andor" w:date="2013-05-26T23:04:00Z">
        <w:r>
          <w:t>tási módjai</w:t>
        </w:r>
      </w:ins>
      <w:ins w:id="194" w:author="Bibók Andor" w:date="2013-05-26T23:06:00Z">
        <w:r>
          <w:t>kk</w:t>
        </w:r>
      </w:ins>
      <w:ins w:id="195" w:author="Bibók Andor" w:date="2013-05-26T23:04:00Z">
        <w:r>
          <w:t>al</w:t>
        </w:r>
      </w:ins>
      <w:ins w:id="196" w:author="Bibók Andor" w:date="2013-05-26T23:05:00Z">
        <w:r>
          <w:t>, illetve az azok során fellépő nehézségekkel.</w:t>
        </w:r>
      </w:ins>
      <w:ins w:id="197" w:author="Bibók Andor" w:date="2013-05-26T23:08:00Z">
        <w:r>
          <w:t xml:space="preserve"> A munka során elkészült egy rendszer, am</w:t>
        </w:r>
      </w:ins>
      <w:ins w:id="198" w:author="Bibók Andor" w:date="2013-05-26T23:10:00Z">
        <w:r>
          <w:t>elynek</w:t>
        </w:r>
      </w:ins>
      <w:ins w:id="199" w:author="Bibók Andor" w:date="2013-05-26T23:08:00Z">
        <w:r>
          <w:t xml:space="preserve"> segítségével több fajta véges impulzusválaszú </w:t>
        </w:r>
      </w:ins>
      <w:ins w:id="200" w:author="Bibók Andor" w:date="2013-05-26T23:10:00Z">
        <w:r>
          <w:t>szűrő tervezhető.</w:t>
        </w:r>
      </w:ins>
    </w:p>
    <w:p w:rsidR="0063585C" w:rsidRDefault="0063585C" w:rsidP="00816BCB">
      <w:pPr>
        <w:pStyle w:val="Fejezetcimszmozsnlkl"/>
      </w:pPr>
      <w:bookmarkStart w:id="201" w:name="_Toc357348308"/>
      <w:r w:rsidRPr="00B50CAA">
        <w:lastRenderedPageBreak/>
        <w:t>Abstract</w:t>
      </w:r>
      <w:bookmarkEnd w:id="201"/>
    </w:p>
    <w:p w:rsidR="00692605" w:rsidRDefault="00692605" w:rsidP="00D23BFC">
      <w:pPr>
        <w:rPr>
          <w:ins w:id="202" w:author="Bibók Andor" w:date="2013-05-26T23:22:00Z"/>
        </w:rPr>
      </w:pPr>
      <w:del w:id="203" w:author="Bibók Andor" w:date="2013-05-26T23:12:00Z">
        <w:r w:rsidDel="007252B6">
          <w:delText>Ide jön a</w:delText>
        </w:r>
        <w:r w:rsidR="000A7483" w:rsidDel="007252B6">
          <w:delText xml:space="preserve"> ½-</w:delText>
        </w:r>
        <w:r w:rsidR="00D23BFC" w:rsidDel="007252B6">
          <w:delText>1 oldalas a</w:delText>
        </w:r>
        <w:r w:rsidDel="007252B6">
          <w:delText>ngol nyelvű összefoglaló</w:delText>
        </w:r>
        <w:r w:rsidR="000A7483" w:rsidDel="007252B6">
          <w:delText>, amelynek szövege a</w:delText>
        </w:r>
        <w:r w:rsidR="002D0621" w:rsidDel="007252B6">
          <w:delText xml:space="preserve"> Diplomaterv</w:delText>
        </w:r>
        <w:r w:rsidR="000A7483" w:rsidDel="007252B6">
          <w:delText xml:space="preserve"> Portálra külön is feltöltésre kerül</w:delText>
        </w:r>
        <w:r w:rsidDel="007252B6">
          <w:delText>.</w:delText>
        </w:r>
      </w:del>
      <w:ins w:id="204" w:author="Bibók Andor" w:date="2013-05-26T23:12:00Z">
        <w:r w:rsidR="007252B6">
          <w:t xml:space="preserve">Digital filters are one of the most basic elements of digital signal processing. They are used </w:t>
        </w:r>
      </w:ins>
      <w:ins w:id="205" w:author="Bibók Andor" w:date="2013-05-26T23:15:00Z">
        <w:r w:rsidR="007252B6">
          <w:t>in</w:t>
        </w:r>
      </w:ins>
      <w:ins w:id="206" w:author="Bibók Andor" w:date="2013-05-26T23:12:00Z">
        <w:r w:rsidR="007252B6">
          <w:t xml:space="preserve"> </w:t>
        </w:r>
      </w:ins>
      <w:ins w:id="207" w:author="Bibók Andor" w:date="2013-05-26T23:15:00Z">
        <w:r w:rsidR="007252B6">
          <w:t xml:space="preserve">a wide </w:t>
        </w:r>
      </w:ins>
      <w:ins w:id="208" w:author="Bibók Andor" w:date="2013-05-26T23:12:00Z">
        <w:r w:rsidR="007252B6">
          <w:t xml:space="preserve"> </w:t>
        </w:r>
      </w:ins>
      <w:ins w:id="209" w:author="Bibók Andor" w:date="2013-05-26T23:16:00Z">
        <w:r w:rsidR="007252B6">
          <w:t xml:space="preserve">range of applications, from consumer electronics to professional signal measurements. From the </w:t>
        </w:r>
      </w:ins>
      <w:ins w:id="210" w:author="Bibók Andor" w:date="2013-05-26T23:19:00Z">
        <w:r w:rsidR="007252B6">
          <w:t>appearance</w:t>
        </w:r>
      </w:ins>
      <w:ins w:id="211" w:author="Bibók Andor" w:date="2013-05-26T23:16:00Z">
        <w:r w:rsidR="007252B6">
          <w:t xml:space="preserve"> of electronic filters many filter design method was</w:t>
        </w:r>
      </w:ins>
      <w:ins w:id="212" w:author="Bibók Andor" w:date="2013-05-26T23:19:00Z">
        <w:r w:rsidR="007252B6">
          <w:t xml:space="preserve"> invented. One of the main reasons is that different applications needed different approaches to produce an ideal solution.</w:t>
        </w:r>
      </w:ins>
    </w:p>
    <w:p w:rsidR="00415D42" w:rsidRDefault="005141BD" w:rsidP="00D23BFC">
      <w:pPr>
        <w:rPr>
          <w:ins w:id="213" w:author="Bibók Andor" w:date="2013-05-26T23:45:00Z"/>
        </w:rPr>
      </w:pPr>
      <w:ins w:id="214" w:author="Bibók Andor" w:date="2013-05-26T23:42:00Z">
        <w:r>
          <w:t xml:space="preserve">With digital filters it is a long standing </w:t>
        </w:r>
      </w:ins>
      <w:ins w:id="215" w:author="Bibók Andor" w:date="2013-05-26T23:43:00Z">
        <w:r>
          <w:t xml:space="preserve">method to design the filter offline with a special software then upload </w:t>
        </w:r>
      </w:ins>
      <w:ins w:id="216" w:author="Bibók Andor" w:date="2013-05-26T23:44:00Z">
        <w:r>
          <w:t>it</w:t>
        </w:r>
        <w:r>
          <w:t xml:space="preserve"> </w:t>
        </w:r>
        <w:r>
          <w:t>to</w:t>
        </w:r>
      </w:ins>
      <w:ins w:id="217" w:author="Bibók Andor" w:date="2013-05-26T23:43:00Z">
        <w:r>
          <w:t xml:space="preserve"> </w:t>
        </w:r>
      </w:ins>
      <w:ins w:id="218" w:author="Bibók Andor" w:date="2013-05-26T23:44:00Z">
        <w:r>
          <w:t xml:space="preserve">a hardver. </w:t>
        </w:r>
      </w:ins>
      <w:ins w:id="219" w:author="Bibók Andor" w:date="2013-05-26T23:22:00Z">
        <w:r w:rsidR="00415D42">
          <w:t>One of the main advantages of the d</w:t>
        </w:r>
        <w:r w:rsidR="00675F0D">
          <w:t xml:space="preserve">igital filters is that they </w:t>
        </w:r>
      </w:ins>
      <w:ins w:id="220" w:author="Bibók Andor" w:date="2013-05-26T23:39:00Z">
        <w:r w:rsidR="00675F0D">
          <w:t>can</w:t>
        </w:r>
      </w:ins>
      <w:ins w:id="221" w:author="Bibók Andor" w:date="2013-05-26T23:35:00Z">
        <w:r w:rsidR="00675F0D">
          <w:t xml:space="preserve"> </w:t>
        </w:r>
      </w:ins>
      <w:ins w:id="222" w:author="Bibók Andor" w:date="2013-05-26T23:40:00Z">
        <w:r w:rsidR="00675F0D">
          <w:t>be</w:t>
        </w:r>
      </w:ins>
      <w:ins w:id="223" w:author="Bibók Andor" w:date="2013-05-26T23:22:00Z">
        <w:r w:rsidR="00415D42">
          <w:t xml:space="preserve"> reconfigure</w:t>
        </w:r>
      </w:ins>
      <w:ins w:id="224" w:author="Bibók Andor" w:date="2013-05-26T23:40:00Z">
        <w:r w:rsidR="00675F0D">
          <w:t>d</w:t>
        </w:r>
      </w:ins>
      <w:ins w:id="225" w:author="Bibók Andor" w:date="2013-05-26T23:22:00Z">
        <w:r w:rsidR="00415D42">
          <w:t xml:space="preserve"> </w:t>
        </w:r>
      </w:ins>
      <w:ins w:id="226" w:author="Bibók Andor" w:date="2013-05-26T23:37:00Z">
        <w:r w:rsidR="00675F0D">
          <w:t xml:space="preserve">to a great extent, </w:t>
        </w:r>
      </w:ins>
      <w:ins w:id="227" w:author="Bibók Andor" w:date="2013-05-26T23:40:00Z">
        <w:r w:rsidR="00675F0D">
          <w:t>and by this way it is easy to implement filters with different characteristics.</w:t>
        </w:r>
      </w:ins>
    </w:p>
    <w:p w:rsidR="005141BD" w:rsidRDefault="005141BD" w:rsidP="00D23BFC">
      <w:pPr>
        <w:rPr>
          <w:ins w:id="228" w:author="Bibók Andor" w:date="2013-05-26T23:57:00Z"/>
        </w:rPr>
      </w:pPr>
      <w:ins w:id="229" w:author="Bibók Andor" w:date="2013-05-26T23:46:00Z">
        <w:r>
          <w:t xml:space="preserve">My thesis is about the design of a system which can be used to </w:t>
        </w:r>
      </w:ins>
      <w:ins w:id="230" w:author="Bibók Andor" w:date="2013-05-26T23:55:00Z">
        <w:r w:rsidR="00423110">
          <w:t xml:space="preserve">design a filter </w:t>
        </w:r>
      </w:ins>
      <w:ins w:id="231" w:author="Bibók Andor" w:date="2013-05-26T23:56:00Z">
        <w:r w:rsidR="00423110">
          <w:t>online</w:t>
        </w:r>
      </w:ins>
      <w:ins w:id="232" w:author="Bibók Andor" w:date="2013-05-26T23:52:00Z">
        <w:r w:rsidR="00423110">
          <w:t xml:space="preserve"> by giving the specification directly to the application running </w:t>
        </w:r>
      </w:ins>
      <w:ins w:id="233" w:author="Bibók Andor" w:date="2013-05-26T23:53:00Z">
        <w:r w:rsidR="00423110">
          <w:t>on</w:t>
        </w:r>
        <w:r w:rsidR="00423110">
          <w:t xml:space="preserve"> </w:t>
        </w:r>
        <w:r w:rsidR="00423110">
          <w:t>the</w:t>
        </w:r>
      </w:ins>
      <w:ins w:id="234" w:author="Bibók Andor" w:date="2013-05-26T23:52:00Z">
        <w:r w:rsidR="00423110">
          <w:t xml:space="preserve"> </w:t>
        </w:r>
      </w:ins>
      <w:ins w:id="235" w:author="Bibók Andor" w:date="2013-05-26T23:53:00Z">
        <w:r w:rsidR="00423110">
          <w:t>hardware</w:t>
        </w:r>
      </w:ins>
      <w:ins w:id="236" w:author="Bibók Andor" w:date="2013-05-26T23:56:00Z">
        <w:r w:rsidR="00423110">
          <w:t xml:space="preserve">, </w:t>
        </w:r>
        <w:r w:rsidR="00423110">
          <w:t>bypass</w:t>
        </w:r>
        <w:r w:rsidR="00423110">
          <w:t>ing</w:t>
        </w:r>
        <w:r w:rsidR="00423110">
          <w:t xml:space="preserve"> the special softwares used in the old way of filter design</w:t>
        </w:r>
        <w:r w:rsidR="00423110">
          <w:t>.</w:t>
        </w:r>
      </w:ins>
    </w:p>
    <w:p w:rsidR="00423110" w:rsidRDefault="00423110" w:rsidP="00D23BFC"/>
    <w:p w:rsidR="001A57BC" w:rsidRDefault="003F5425" w:rsidP="006A1B7F">
      <w:pPr>
        <w:pStyle w:val="Cmsor1"/>
        <w:rPr>
          <w:ins w:id="237" w:author="Bibók Andor" w:date="2013-05-26T02:30:00Z"/>
        </w:rPr>
      </w:pPr>
      <w:bookmarkStart w:id="238" w:name="_Toc332797397"/>
      <w:bookmarkStart w:id="239" w:name="_Toc357348309"/>
      <w:r>
        <w:lastRenderedPageBreak/>
        <w:t>Bevezet</w:t>
      </w:r>
      <w:bookmarkEnd w:id="238"/>
      <w:r w:rsidR="00553C7A">
        <w:t>ő</w:t>
      </w:r>
      <w:bookmarkEnd w:id="239"/>
    </w:p>
    <w:p w:rsidR="00D75D11" w:rsidRPr="00D75D11" w:rsidRDefault="00D75D11" w:rsidP="00D75D11">
      <w:pPr>
        <w:ind w:firstLine="0"/>
        <w:rPr>
          <w:rPrChange w:id="240" w:author="Bibók Andor" w:date="2013-05-26T02:31:00Z">
            <w:rPr/>
          </w:rPrChange>
        </w:rPr>
        <w:pPrChange w:id="241" w:author="Bibók Andor" w:date="2013-05-26T02:31:00Z">
          <w:pPr>
            <w:pStyle w:val="Cmsor1"/>
          </w:pPr>
        </w:pPrChange>
      </w:pPr>
    </w:p>
    <w:p w:rsidR="00225F65" w:rsidRDefault="00553C7A" w:rsidP="00553C7A">
      <w:pPr>
        <w:pStyle w:val="Cmsor1"/>
        <w:rPr>
          <w:ins w:id="242" w:author="BME-MIT" w:date="2013-05-23T15:59:00Z"/>
        </w:rPr>
      </w:pPr>
      <w:bookmarkStart w:id="243" w:name="_Toc357348310"/>
      <w:r>
        <w:lastRenderedPageBreak/>
        <w:t>Digitális szűrők</w:t>
      </w:r>
      <w:bookmarkEnd w:id="243"/>
    </w:p>
    <w:p w:rsidR="007779B3" w:rsidRDefault="000026E6">
      <w:pPr>
        <w:pPrChange w:id="244" w:author="BME-MIT" w:date="2013-05-23T16:00:00Z">
          <w:pPr>
            <w:pStyle w:val="Cmsor1"/>
          </w:pPr>
        </w:pPrChange>
      </w:pPr>
      <w:ins w:id="245" w:author="Bibók Andor" w:date="2013-05-26T21:07:00Z">
        <w:r>
          <w:t>Az egységimpulzusra adott válasz hosszától függően két nagy csoportra oszthatjuk a digitális szűrőket</w:t>
        </w:r>
      </w:ins>
      <w:ins w:id="246" w:author="Bibók Andor" w:date="2013-05-26T21:08:00Z">
        <w:r>
          <w:t>. Ez a fajta felosztás</w:t>
        </w:r>
      </w:ins>
      <w:ins w:id="247" w:author="Bibók Andor" w:date="2013-05-26T21:09:00Z">
        <w:r>
          <w:t xml:space="preserve"> </w:t>
        </w:r>
      </w:ins>
      <w:ins w:id="248" w:author="Bibók Andor" w:date="2013-05-26T21:08:00Z">
        <w:r>
          <w:t xml:space="preserve">döntő jelentőséggel bír, mivel </w:t>
        </w:r>
      </w:ins>
      <w:ins w:id="249" w:author="Bibók Andor" w:date="2013-05-26T21:10:00Z">
        <w:r>
          <w:t>a két csoport tervezési módszerei, és műszaki paraméterei jelentősen eltérnek egymástól</w:t>
        </w:r>
      </w:ins>
      <w:ins w:id="250" w:author="Bibók Andor" w:date="2013-05-26T21:07:00Z">
        <w:r>
          <w:t xml:space="preserve"> </w:t>
        </w:r>
      </w:ins>
      <w:ins w:id="251" w:author="Bibók Andor" w:date="2013-05-26T21:08:00Z">
        <w:r>
          <w:fldChar w:fldCharType="begin"/>
        </w:r>
        <w:r>
          <w:instrText xml:space="preserve"> REF _Ref357365819 \r \h </w:instrText>
        </w:r>
      </w:ins>
      <w:r>
        <w:fldChar w:fldCharType="separate"/>
      </w:r>
      <w:ins w:id="252" w:author="Bibók Andor" w:date="2013-05-26T21:08:00Z">
        <w:r>
          <w:t>[1]</w:t>
        </w:r>
        <w:r>
          <w:fldChar w:fldCharType="end"/>
        </w:r>
      </w:ins>
      <w:ins w:id="253" w:author="Bibók Andor" w:date="2013-05-26T21:07:00Z">
        <w:r>
          <w:t>.</w:t>
        </w:r>
      </w:ins>
      <w:ins w:id="254" w:author="Bibók Andor" w:date="2013-05-26T21:08:00Z">
        <w:r>
          <w:t xml:space="preserve"> </w:t>
        </w:r>
      </w:ins>
      <w:ins w:id="255" w:author="BME-MIT" w:date="2013-05-23T16:00:00Z">
        <w:del w:id="256" w:author="Bibók Andor" w:date="2013-05-26T21:11:00Z">
          <w:r w:rsidR="00DE1C99" w:rsidDel="000026E6">
            <w:delText xml:space="preserve">Ebben a fejezetben a digitális szűrők két nagy </w:delText>
          </w:r>
        </w:del>
      </w:ins>
      <w:ins w:id="257" w:author="BME-MIT" w:date="2013-05-23T16:03:00Z">
        <w:del w:id="258" w:author="Bibók Andor" w:date="2013-05-26T21:11:00Z">
          <w:r w:rsidR="00DE1C99" w:rsidDel="000026E6">
            <w:delText>csoportját</w:delText>
          </w:r>
        </w:del>
      </w:ins>
      <w:ins w:id="259" w:author="BME-MIT" w:date="2013-05-23T16:00:00Z">
        <w:del w:id="260" w:author="Bibók Andor" w:date="2013-05-26T21:11:00Z">
          <w:r w:rsidR="00DE1C99" w:rsidDel="000026E6">
            <w:delText>, a v</w:delText>
          </w:r>
        </w:del>
      </w:ins>
      <w:ins w:id="261" w:author="Bibók Andor" w:date="2013-05-26T21:11:00Z">
        <w:r>
          <w:t>V</w:t>
        </w:r>
      </w:ins>
      <w:ins w:id="262" w:author="BME-MIT" w:date="2013-05-23T16:00:00Z">
        <w:r w:rsidR="00DE1C99">
          <w:t>éges impulzusválaszú</w:t>
        </w:r>
      </w:ins>
      <w:ins w:id="263" w:author="Bibók Andor" w:date="2013-05-26T21:11:00Z">
        <w:r>
          <w:t xml:space="preserve">, </w:t>
        </w:r>
      </w:ins>
      <w:ins w:id="264" w:author="Bibók Andor" w:date="2013-05-26T21:12:00Z">
        <w:r>
          <w:t>más néven</w:t>
        </w:r>
      </w:ins>
      <w:ins w:id="265" w:author="Bibók Andor" w:date="2013-05-26T21:11:00Z">
        <w:r>
          <w:t xml:space="preserve"> </w:t>
        </w:r>
      </w:ins>
      <w:ins w:id="266" w:author="BME-MIT" w:date="2013-05-23T16:01:00Z">
        <w:del w:id="267" w:author="Bibók Andor" w:date="2013-05-26T21:11:00Z">
          <w:r w:rsidR="00DE1C99" w:rsidDel="000026E6">
            <w:delText xml:space="preserve"> ú.n.</w:delText>
          </w:r>
        </w:del>
      </w:ins>
      <w:ins w:id="268" w:author="BME-MIT" w:date="2013-05-23T16:00:00Z">
        <w:del w:id="269" w:author="Bibók Andor" w:date="2013-05-26T21:11:00Z">
          <w:r w:rsidR="00DE1C99" w:rsidDel="000026E6">
            <w:delText xml:space="preserve"> </w:delText>
          </w:r>
        </w:del>
        <w:r w:rsidR="00DE1C99">
          <w:t>FIR (Finite Impulse Response)</w:t>
        </w:r>
      </w:ins>
      <w:ins w:id="270" w:author="Bibók Andor" w:date="2013-05-26T21:12:00Z">
        <w:r>
          <w:t xml:space="preserve"> szűrőkről beszélünk, ha az impulzusválasz véges időn belül lecseng, </w:t>
        </w:r>
      </w:ins>
      <w:ins w:id="271" w:author="Bibók Andor" w:date="2013-05-26T21:15:00Z">
        <w:r w:rsidR="000A3798">
          <w:t xml:space="preserve">ellenkező esetben </w:t>
        </w:r>
      </w:ins>
      <w:ins w:id="272" w:author="BME-MIT" w:date="2013-05-23T16:00:00Z">
        <w:del w:id="273" w:author="Bibók Andor" w:date="2013-05-26T21:15:00Z">
          <w:r w:rsidR="00DE1C99" w:rsidDel="000A3798">
            <w:delText xml:space="preserve"> </w:delText>
          </w:r>
        </w:del>
        <w:del w:id="274" w:author="Bibók Andor" w:date="2013-05-26T21:13:00Z">
          <w:r w:rsidR="00DE1C99" w:rsidDel="000026E6">
            <w:delText xml:space="preserve">és a </w:delText>
          </w:r>
        </w:del>
        <w:r w:rsidR="00DE1C99">
          <w:t>végtelen impulzusválaszú</w:t>
        </w:r>
      </w:ins>
      <w:ins w:id="275" w:author="Bibók Andor" w:date="2013-05-26T21:13:00Z">
        <w:r>
          <w:t xml:space="preserve"> (</w:t>
        </w:r>
      </w:ins>
      <w:ins w:id="276" w:author="BME-MIT" w:date="2013-05-23T16:00:00Z">
        <w:del w:id="277" w:author="Bibók Andor" w:date="2013-05-26T21:13:00Z">
          <w:r w:rsidR="00DE1C99" w:rsidDel="000026E6">
            <w:delText xml:space="preserve"> </w:delText>
          </w:r>
        </w:del>
      </w:ins>
      <w:ins w:id="278" w:author="BME-MIT" w:date="2013-05-23T16:01:00Z">
        <w:del w:id="279" w:author="Bibók Andor" w:date="2013-05-26T21:13:00Z">
          <w:r w:rsidR="00DE1C99" w:rsidDel="000026E6">
            <w:delText xml:space="preserve">ú.n. </w:delText>
          </w:r>
        </w:del>
        <w:r w:rsidR="00DE1C99">
          <w:t>IIR</w:t>
        </w:r>
      </w:ins>
      <w:ins w:id="280" w:author="Bibók Andor" w:date="2013-05-26T21:14:00Z">
        <w:r w:rsidR="000A3798">
          <w:t> </w:t>
        </w:r>
        <w:r>
          <w:noBreakHyphen/>
        </w:r>
        <w:r w:rsidR="000A3798">
          <w:t> </w:t>
        </w:r>
      </w:ins>
      <w:ins w:id="281" w:author="BME-MIT" w:date="2013-05-23T16:01:00Z">
        <w:del w:id="282" w:author="Bibók Andor" w:date="2013-05-26T21:13:00Z">
          <w:r w:rsidR="00DE1C99" w:rsidDel="000026E6">
            <w:delText xml:space="preserve"> (I</w:delText>
          </w:r>
        </w:del>
      </w:ins>
      <w:ins w:id="283" w:author="Bibók Andor" w:date="2013-05-26T21:13:00Z">
        <w:r>
          <w:t>I</w:t>
        </w:r>
      </w:ins>
      <w:ins w:id="284" w:author="BME-MIT" w:date="2013-05-23T16:01:00Z">
        <w:r w:rsidR="00DE1C99">
          <w:t>nfinite Impulse Response) szűrők</w:t>
        </w:r>
        <w:del w:id="285" w:author="Bibók Andor" w:date="2013-05-26T21:14:00Z">
          <w:r w:rsidR="00DE1C99" w:rsidDel="000A3798">
            <w:delText>et</w:delText>
          </w:r>
        </w:del>
      </w:ins>
      <w:ins w:id="286" w:author="Bibók Andor" w:date="2013-05-26T21:14:00Z">
        <w:r w:rsidR="000A3798">
          <w:t>ről</w:t>
        </w:r>
      </w:ins>
      <w:ins w:id="287" w:author="Bibók Andor" w:date="2013-05-26T21:15:00Z">
        <w:r w:rsidR="000A3798">
          <w:t xml:space="preserve"> beszélhetünk</w:t>
        </w:r>
      </w:ins>
      <w:ins w:id="288" w:author="BME-MIT" w:date="2013-05-23T16:01:00Z">
        <w:del w:id="289" w:author="Bibók Andor" w:date="2013-05-26T21:15:00Z">
          <w:r w:rsidR="00DE1C99" w:rsidDel="000A3798">
            <w:delText xml:space="preserve"> ismertetem</w:delText>
          </w:r>
        </w:del>
        <w:r w:rsidR="00DE1C99">
          <w:t xml:space="preserve">. </w:t>
        </w:r>
      </w:ins>
    </w:p>
    <w:p w:rsidR="00553C7A" w:rsidRDefault="00553C7A" w:rsidP="00553C7A">
      <w:pPr>
        <w:pStyle w:val="Cmsor2"/>
      </w:pPr>
      <w:bookmarkStart w:id="290" w:name="_Toc357348311"/>
      <w:r>
        <w:t>FIR szűrők</w:t>
      </w:r>
      <w:bookmarkEnd w:id="290"/>
    </w:p>
    <w:p w:rsidR="000D44EC" w:rsidRDefault="006F5D12" w:rsidP="000D44EC">
      <w:r>
        <w:t>A digitális szűrők egyik nagy osztálya a véges impulzusválaszú (FIR) szűrők</w:t>
      </w:r>
      <w:ins w:id="291" w:author="Bibók Andor" w:date="2013-05-26T21:15:00Z">
        <w:r w:rsidR="00E05785">
          <w:t xml:space="preserve"> </w:t>
        </w:r>
        <w:r w:rsidR="00E05785">
          <w:fldChar w:fldCharType="begin"/>
        </w:r>
        <w:r w:rsidR="00E05785">
          <w:instrText xml:space="preserve"> REF _Ref357366283 \r \h </w:instrText>
        </w:r>
      </w:ins>
      <w:r w:rsidR="00E05785">
        <w:fldChar w:fldCharType="separate"/>
      </w:r>
      <w:ins w:id="292" w:author="Bibók Andor" w:date="2013-05-26T21:15:00Z">
        <w:r w:rsidR="00E05785">
          <w:t>[2]</w:t>
        </w:r>
        <w:r w:rsidR="00E05785">
          <w:fldChar w:fldCharType="end"/>
        </w:r>
      </w:ins>
      <w:r>
        <w:t>. Ahogy a nevük is mutatja, bemenetüket impulzussal gerjesztve, a kimeneten megjelenő válasz véges időn belül nulla lesz. A véges impulzusválaszból következik, ho</w:t>
      </w:r>
      <w:r w:rsidR="005902E9">
        <w:t>gy egy FIR szűrő mindig stabil.</w:t>
      </w:r>
      <w:r w:rsidR="00EF2D60">
        <w:t xml:space="preserve"> </w:t>
      </w:r>
      <w:r w:rsidR="003B4D55">
        <w:t>A FIR szűrő válasza az aktuális bemenet</w:t>
      </w:r>
      <w:del w:id="293" w:author="BME-MIT" w:date="2013-05-23T15:58:00Z">
        <w:r w:rsidR="003B4D55" w:rsidDel="00DE1C99">
          <w:delText>,</w:delText>
        </w:r>
      </w:del>
      <w:r w:rsidR="003B4D55">
        <w:t xml:space="preserve"> és véges számú előző bemenet súlyozott számtani átlagaként áll elő:</w:t>
      </w:r>
    </w:p>
    <w:p w:rsidR="003B4D55" w:rsidRDefault="003B4D55" w:rsidP="000D44EC"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n-i</m:t>
                  </m:r>
                </m:e>
              </m:d>
            </m:e>
          </m:nary>
        </m:oMath>
      </m:oMathPara>
    </w:p>
    <w:p w:rsidR="003B4D55" w:rsidRDefault="003B4D55" w:rsidP="003B4D55">
      <w:pPr>
        <w:ind w:firstLine="0"/>
      </w:pPr>
      <w:r>
        <w:t xml:space="preserve">ahol </w:t>
      </w:r>
      <w:r w:rsidRPr="003B4D55">
        <w:rPr>
          <w:i/>
        </w:rPr>
        <w:t>b</w:t>
      </w:r>
      <w:r w:rsidRPr="003B4D55">
        <w:rPr>
          <w:i/>
          <w:vertAlign w:val="subscript"/>
        </w:rPr>
        <w:t>i</w:t>
      </w:r>
      <w:r>
        <w:t xml:space="preserve"> az i-vel előbbi bemenet súlya, </w:t>
      </w:r>
      <w:r w:rsidRPr="003B4D55">
        <w:rPr>
          <w:i/>
        </w:rPr>
        <w:t>N</w:t>
      </w:r>
      <w:r>
        <w:t xml:space="preserve"> a fokszám, </w:t>
      </w:r>
      <w:r w:rsidRPr="003B4D55">
        <w:rPr>
          <w:i/>
        </w:rPr>
        <w:t>x</w:t>
      </w:r>
      <w:r w:rsidR="0015420C" w:rsidRPr="0015420C">
        <w:rPr>
          <w:rPrChange w:id="294" w:author="BME-MIT" w:date="2013-05-23T15:58:00Z">
            <w:rPr>
              <w:i/>
            </w:rPr>
          </w:rPrChange>
        </w:rPr>
        <w:t>[</w:t>
      </w:r>
      <w:r w:rsidRPr="003B4D55">
        <w:rPr>
          <w:i/>
        </w:rPr>
        <w:t>n-i</w:t>
      </w:r>
      <w:r w:rsidR="0015420C" w:rsidRPr="0015420C">
        <w:rPr>
          <w:rPrChange w:id="295" w:author="BME-MIT" w:date="2013-05-23T15:58:00Z">
            <w:rPr>
              <w:i/>
            </w:rPr>
          </w:rPrChange>
        </w:rPr>
        <w:t>]</w:t>
      </w:r>
      <w:r>
        <w:t xml:space="preserve"> az i-vel előbbi bemenet, és </w:t>
      </w:r>
      <w:r w:rsidRPr="003B4D55">
        <w:rPr>
          <w:i/>
        </w:rPr>
        <w:t>y</w:t>
      </w:r>
      <w:r w:rsidR="0015420C" w:rsidRPr="0015420C">
        <w:rPr>
          <w:rPrChange w:id="296" w:author="BME-MIT" w:date="2013-05-23T15:58:00Z">
            <w:rPr>
              <w:i/>
            </w:rPr>
          </w:rPrChange>
        </w:rPr>
        <w:t>[</w:t>
      </w:r>
      <w:r w:rsidRPr="003B4D55">
        <w:rPr>
          <w:i/>
        </w:rPr>
        <w:t>n</w:t>
      </w:r>
      <w:r w:rsidR="0015420C" w:rsidRPr="0015420C">
        <w:rPr>
          <w:rPrChange w:id="297" w:author="BME-MIT" w:date="2013-05-23T15:58:00Z">
            <w:rPr>
              <w:i/>
            </w:rPr>
          </w:rPrChange>
        </w:rPr>
        <w:t>]</w:t>
      </w:r>
      <w:r>
        <w:t xml:space="preserve"> az aktuális kimenet.</w:t>
      </w:r>
      <w:ins w:id="298" w:author="BME-MIT" w:date="2013-05-23T16:04:00Z">
        <w:r w:rsidR="00DE1C99">
          <w:t xml:space="preserve"> A fenti művelethez tartozó jelfolyamgráf a </w:t>
        </w:r>
      </w:ins>
      <w:ins w:id="299" w:author="BME-MIT" w:date="2013-05-23T16:05:00Z">
        <w:r w:rsidR="00DE1C99">
          <w:t xml:space="preserve">2-1. ábrán látható; ez a FIR szűrők megvalósításának legelterjedtebb módszere. </w:t>
        </w:r>
      </w:ins>
      <w:ins w:id="300" w:author="BME-MIT" w:date="2013-05-23T16:07:00Z">
        <w:r w:rsidR="00DE1C99">
          <w:t xml:space="preserve">Érdemes megjegyezni azonban, hogy a megvalósítás más fajta struktúrával is lehetséges. </w:t>
        </w:r>
      </w:ins>
    </w:p>
    <w:p w:rsidR="00E513DB" w:rsidRDefault="00E513DB" w:rsidP="00E513DB">
      <w:pPr>
        <w:ind w:firstLine="0"/>
      </w:pPr>
      <w:r>
        <w:t>Impulzus gerjesztés esetén a válasz megegyezik a súlyok sorozatával:</w:t>
      </w:r>
    </w:p>
    <w:p w:rsidR="00E513DB" w:rsidRDefault="00E513DB" w:rsidP="00E513DB"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n-i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E513DB" w:rsidRDefault="00E513DB" w:rsidP="00E513DB">
      <w:pPr>
        <w:ind w:firstLine="0"/>
      </w:pPr>
      <w:r>
        <w:t>Ennek a transzformáltjaként kapjuk a FIR szűrők általános átviteli függvényét:</w:t>
      </w:r>
    </w:p>
    <w:p w:rsidR="00E513DB" w:rsidRDefault="00E513DB" w:rsidP="00E513DB">
      <w:pPr>
        <w:ind w:firstLine="0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nary>
        </m:oMath>
      </m:oMathPara>
    </w:p>
    <w:p w:rsidR="00E513DB" w:rsidRDefault="00E513DB" w:rsidP="00E513DB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4094922" cy="1883741"/>
            <wp:effectExtent l="0" t="0" r="828" b="0"/>
            <wp:docPr id="8" name="Kép 7" descr="800px-FIR_Filt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0px-FIR_Filter.svg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799" cy="18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DB" w:rsidRDefault="002E6C43" w:rsidP="00E513DB">
      <w:pPr>
        <w:pStyle w:val="Kpalrs"/>
      </w:pPr>
      <w:ins w:id="301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302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303" w:author="Bibók Andor" w:date="2013-05-26T19:40:00Z">
        <w:r>
          <w:rPr>
            <w:noProof/>
          </w:rPr>
          <w:t>1</w:t>
        </w:r>
        <w:r>
          <w:fldChar w:fldCharType="end"/>
        </w:r>
      </w:ins>
      <w:del w:id="304" w:author="Bibók Andor" w:date="2013-05-26T02:22:00Z">
        <w:r w:rsidR="0015420C" w:rsidDel="00EF4230">
          <w:fldChar w:fldCharType="begin"/>
        </w:r>
        <w:r w:rsidR="0015420C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1</w:delText>
        </w:r>
        <w:r w:rsidR="0015420C" w:rsidDel="00EF4230">
          <w:fldChar w:fldCharType="end"/>
        </w:r>
      </w:del>
      <w:r w:rsidR="00E513DB">
        <w:t xml:space="preserve">. ábra. </w:t>
      </w:r>
      <w:r w:rsidR="0015420C" w:rsidRPr="0015420C">
        <w:rPr>
          <w:i/>
          <w:rPrChange w:id="305" w:author="BME-MIT" w:date="2013-05-23T16:01:00Z">
            <w:rPr/>
          </w:rPrChange>
        </w:rPr>
        <w:t>N</w:t>
      </w:r>
      <w:r w:rsidR="00E513DB">
        <w:t>-ed fokú FIR szűrő</w:t>
      </w:r>
      <w:ins w:id="306" w:author="Bibók Andor" w:date="2013-05-25T15:43:00Z">
        <w:r w:rsidR="00A60419">
          <w:t xml:space="preserve"> egy lehetséges megvalósítása</w:t>
        </w:r>
      </w:ins>
    </w:p>
    <w:p w:rsidR="00E513DB" w:rsidRDefault="00E513DB" w:rsidP="00E513DB">
      <w:r>
        <w:t>A FIR szűrők egyik nagy előnye, hogy könnyű úgy tervezni őket</w:t>
      </w:r>
      <w:r w:rsidR="009024E4">
        <w:t>, hogy lineáris fázismenettel rendelkezzenek, ami különösen fontos, ha a jelet alakhűen kell átvinni. Másik előnyük, hogy gyors konvolúciós eljárásokkal (FFT) könnyen és hatékonyan megvalósíthatóak. A nem rekurzív megvalósításból adódóan egyrészt mindig stabilak, másrészt a megvalósítás módjából származó hibák (pl.: kerekítések) jól kézben tarthatóak.</w:t>
      </w:r>
    </w:p>
    <w:p w:rsidR="004263EE" w:rsidRPr="00E513DB" w:rsidRDefault="009A37DC" w:rsidP="00E513DB">
      <w:r>
        <w:t>A</w:t>
      </w:r>
      <w:r w:rsidR="004263EE">
        <w:t xml:space="preserve"> FIR szűrőknek </w:t>
      </w:r>
      <w:r>
        <w:t xml:space="preserve">előnyeik mellett </w:t>
      </w:r>
      <w:r w:rsidR="004263EE">
        <w:t>hátrányaik is vannak. Ezek közül az egyik legjelentősebb, hogy nagy szelektivitás eléréséhez jóval nagyobb fokszám szükséges, mint egy IIR szűrő esetén. Ennek következménye, hogy a késleltetések, és a szűrő együtthatóinak tárolására nagyméretű memóriával kell rendelkezni. Egy FIR szűrő tervezése nagyobb számítástechnikai apparátust igényel, mint egy IIR szűrőé, ráadásul a számít</w:t>
      </w:r>
      <w:r w:rsidR="00E859A8">
        <w:t>á</w:t>
      </w:r>
      <w:r w:rsidR="004263EE">
        <w:t>stechnikai igény a fokszámmal arányosan, a lineárisnál gyorsabban növekszik</w:t>
      </w:r>
      <w:r>
        <w:t xml:space="preserve">, ugyanakkor bonyolult, </w:t>
      </w:r>
      <w:r w:rsidR="00E859A8">
        <w:t>általános</w:t>
      </w:r>
      <w:r>
        <w:t xml:space="preserve"> és optimális amplitúdó karakterisztikák </w:t>
      </w:r>
      <w:r w:rsidR="00E859A8">
        <w:t>közelítése is lehetséges.</w:t>
      </w:r>
    </w:p>
    <w:p w:rsidR="00553C7A" w:rsidRDefault="00553C7A" w:rsidP="00553C7A">
      <w:pPr>
        <w:pStyle w:val="Cmsor3"/>
      </w:pPr>
      <w:bookmarkStart w:id="307" w:name="_Toc357348312"/>
      <w:r>
        <w:t>Tervezési eljárások</w:t>
      </w:r>
      <w:bookmarkEnd w:id="307"/>
    </w:p>
    <w:p w:rsidR="00427536" w:rsidRDefault="00427536" w:rsidP="00427536">
      <w:r>
        <w:t>FIR szűrők tervezésére számos módszert dolgoztak ki. Az alábbiakban két, egymá</w:t>
      </w:r>
      <w:r w:rsidR="00F45658">
        <w:t>stól lényegesen eltérő megoldás</w:t>
      </w:r>
      <w:r>
        <w:t xml:space="preserve"> kerül bemutatásra.</w:t>
      </w:r>
    </w:p>
    <w:p w:rsidR="00553C7A" w:rsidRDefault="001470B6" w:rsidP="00427536">
      <w:pPr>
        <w:pStyle w:val="Cmsor4"/>
      </w:pPr>
      <w:r>
        <w:t>Szűrőtervezés a</w:t>
      </w:r>
      <w:r w:rsidR="00553C7A">
        <w:t>blakozás</w:t>
      </w:r>
      <w:r>
        <w:t>sal</w:t>
      </w:r>
      <w:ins w:id="308" w:author="Bibók Andor" w:date="2013-05-26T21:16:00Z">
        <w:r w:rsidR="00E05785">
          <w:t xml:space="preserve"> </w:t>
        </w:r>
        <w:r w:rsidR="00E05785">
          <w:fldChar w:fldCharType="begin"/>
        </w:r>
        <w:r w:rsidR="00E05785">
          <w:instrText xml:space="preserve"> REF _Ref357366314 \r \h </w:instrText>
        </w:r>
      </w:ins>
      <w:r w:rsidR="00E05785">
        <w:fldChar w:fldCharType="separate"/>
      </w:r>
      <w:ins w:id="309" w:author="Bibók Andor" w:date="2013-05-26T21:16:00Z">
        <w:r w:rsidR="00E05785">
          <w:t>[3]</w:t>
        </w:r>
        <w:r w:rsidR="00E05785">
          <w:fldChar w:fldCharType="end"/>
        </w:r>
      </w:ins>
    </w:p>
    <w:p w:rsidR="00427536" w:rsidRDefault="001470B6" w:rsidP="00427536">
      <w:r>
        <w:t xml:space="preserve">Az ablakozásos módszer célja, hogy az ideális szűrő végtelen hosszú impulzusválaszát véges hosszúra csonkolja, egy </w:t>
      </w:r>
      <w:r w:rsidR="004570F7">
        <w:t>megfelelően megválasztott függvény segítségével. Ennek fő oka a Gibbs</w:t>
      </w:r>
      <w:ins w:id="310" w:author="Bibók Andor" w:date="2013-05-26T16:19:00Z">
        <w:r w:rsidR="00867516">
          <w:t xml:space="preserve"> </w:t>
        </w:r>
      </w:ins>
      <w:r w:rsidR="004570F7">
        <w:t>-</w:t>
      </w:r>
      <w:ins w:id="311" w:author="Bibók Andor" w:date="2013-05-26T16:19:00Z">
        <w:r w:rsidR="00867516">
          <w:t xml:space="preserve"> </w:t>
        </w:r>
      </w:ins>
      <w:r w:rsidR="004570F7">
        <w:t xml:space="preserve">oszcilláció csökkentése, ami a frekvenciamenetben </w:t>
      </w:r>
      <w:r w:rsidR="004570F7">
        <w:lastRenderedPageBreak/>
        <w:t xml:space="preserve">jelenlévő ugrások miatt jelentkezik. </w:t>
      </w:r>
      <w:r w:rsidR="00CF7AB6">
        <w:t>Az ablakozás</w:t>
      </w:r>
      <w:r w:rsidR="004570F7">
        <w:t xml:space="preserve"> nem túl hatékony</w:t>
      </w:r>
      <w:r w:rsidR="00CF7AB6">
        <w:t xml:space="preserve"> módszer</w:t>
      </w:r>
      <w:r w:rsidR="004570F7">
        <w:t xml:space="preserve">, de </w:t>
      </w:r>
      <w:r w:rsidR="00CF7AB6">
        <w:t xml:space="preserve">mégis gyakran alkalmazzák, mivel </w:t>
      </w:r>
      <w:r w:rsidR="004570F7">
        <w:t>tervezése könnyű. A tervezés fő feladata az ablakfüggvény alakjának és hosszának meghatározása.</w:t>
      </w:r>
      <w:r w:rsidR="00D921B1">
        <w:t xml:space="preserve"> A tervezett szűrő átviteli függvényét az ideális szűrő karakterisztikájának, és az ablakozó függvénynek a konvolúciójából kapjuk.</w:t>
      </w:r>
      <w:r w:rsidR="002C1202">
        <w:t xml:space="preserve"> </w:t>
      </w:r>
      <w:r w:rsidR="001A310A">
        <w:t xml:space="preserve">Egy ablakozó függvény annál jobban közelíti az ideális szűrőt, minél keskenyebb a főhulláma, és annál kisebb az ingadozása, minél kisebbek a mellékhullámok. </w:t>
      </w:r>
      <w:r w:rsidR="002C1202">
        <w:t>Az alábbiakban néhány ablakozó függvény kerül bemutatásra:</w:t>
      </w:r>
    </w:p>
    <w:p w:rsidR="002C1202" w:rsidRPr="001A310A" w:rsidRDefault="002C1202" w:rsidP="00427536">
      <w:pPr>
        <w:rPr>
          <w:b/>
        </w:rPr>
      </w:pPr>
      <w:r w:rsidRPr="001A310A">
        <w:rPr>
          <w:b/>
        </w:rPr>
        <w:t>Háromszög ablak</w:t>
      </w:r>
    </w:p>
    <w:p w:rsidR="002C1202" w:rsidRDefault="002C1202" w:rsidP="00427536"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N+1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den>
              </m:f>
            </m:e>
          </m:d>
        </m:oMath>
      </m:oMathPara>
    </w:p>
    <w:p w:rsidR="00800CF3" w:rsidRDefault="00800CF3" w:rsidP="00800CF3">
      <w:pPr>
        <w:ind w:firstLine="0"/>
      </w:pPr>
      <w:r>
        <w:t>Az első mellékhullám elnyomása 26dB.</w:t>
      </w:r>
    </w:p>
    <w:p w:rsidR="00800CF3" w:rsidRDefault="00800CF3" w:rsidP="00427536"/>
    <w:p w:rsidR="002C1202" w:rsidRPr="001A310A" w:rsidRDefault="001A310A" w:rsidP="00427536">
      <w:pPr>
        <w:rPr>
          <w:b/>
        </w:rPr>
      </w:pPr>
      <w:r w:rsidRPr="001A310A">
        <w:rPr>
          <w:b/>
        </w:rPr>
        <w:t>Általános Hamming ablak</w:t>
      </w:r>
    </w:p>
    <w:p w:rsidR="001A310A" w:rsidRDefault="001A310A" w:rsidP="001A310A"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=α-β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2πn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N-1</m:t>
                      </m:r>
                    </m:den>
                  </m:f>
                </m:e>
              </m:d>
            </m:e>
          </m:func>
        </m:oMath>
      </m:oMathPara>
    </w:p>
    <w:p w:rsidR="001A310A" w:rsidRDefault="001A310A" w:rsidP="001A310A">
      <w:r>
        <w:t>Hanning ablakról beszélünk, ha α=β=1. Nevezik még Hann, von Hann, vagy emelt koszinusz ablaknak is. A mellékhullámok lecsengése 18dB/oktáv.</w:t>
      </w:r>
    </w:p>
    <w:p w:rsidR="001A310A" w:rsidRDefault="001A310A" w:rsidP="001A310A">
      <w:r>
        <w:t>Hamming ablakról beszélünk, ha α=</w:t>
      </w:r>
      <w:r w:rsidR="00800CF3">
        <w:t xml:space="preserve">0.54 </w:t>
      </w:r>
      <w:r>
        <w:t>β=</w:t>
      </w:r>
      <w:r w:rsidR="00800CF3">
        <w:t>0.46</w:t>
      </w:r>
      <w:r>
        <w:t>.</w:t>
      </w:r>
      <w:r w:rsidR="00800CF3">
        <w:t xml:space="preserve"> A Hamming ablak úgy lett optimalizálva, hogy az első mellékhullám minimális legyen.</w:t>
      </w:r>
    </w:p>
    <w:p w:rsidR="001A310A" w:rsidRPr="00800CF3" w:rsidRDefault="00800CF3" w:rsidP="00427536">
      <w:pPr>
        <w:rPr>
          <w:b/>
        </w:rPr>
      </w:pPr>
      <w:r w:rsidRPr="00800CF3">
        <w:rPr>
          <w:b/>
        </w:rPr>
        <w:t>Kaiser ablak</w:t>
      </w:r>
    </w:p>
    <w:p w:rsidR="00800CF3" w:rsidRDefault="00800CF3" w:rsidP="00800CF3"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πα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N-1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πα</m:t>
                  </m:r>
                </m:e>
              </m:d>
            </m:den>
          </m:f>
        </m:oMath>
      </m:oMathPara>
    </w:p>
    <w:p w:rsidR="00800CF3" w:rsidRPr="00427536" w:rsidRDefault="00AB5789" w:rsidP="00AB5789">
      <w:r>
        <w:t xml:space="preserve">ahol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 </w:t>
      </w:r>
      <w:r w:rsidR="00A04E8C">
        <w:t>nullafokú</w:t>
      </w:r>
      <w:r>
        <w:t xml:space="preserve"> módosított első fajú Bessel függvény, </w:t>
      </w:r>
      <w:r w:rsidR="0015420C" w:rsidRPr="0015420C">
        <w:rPr>
          <w:i/>
          <w:rPrChange w:id="312" w:author="BME-MIT" w:date="2013-05-23T16:02:00Z">
            <w:rPr/>
          </w:rPrChange>
        </w:rPr>
        <w:t>N</w:t>
      </w:r>
      <w:r>
        <w:t xml:space="preserve"> a fokszám, és </w:t>
      </w:r>
      <w:r w:rsidR="0015420C" w:rsidRPr="0015420C">
        <w:rPr>
          <w:i/>
          <w:rPrChange w:id="313" w:author="BME-MIT" w:date="2013-05-23T16:02:00Z">
            <w:rPr/>
          </w:rPrChange>
        </w:rPr>
        <w:t>α</w:t>
      </w:r>
      <w:r>
        <w:t xml:space="preserve"> az ablak formáját megadó paraméter. Nagyobb </w:t>
      </w:r>
      <w:r w:rsidR="0015420C" w:rsidRPr="0015420C">
        <w:rPr>
          <w:i/>
          <w:rPrChange w:id="314" w:author="BME-MIT" w:date="2013-05-23T16:03:00Z">
            <w:rPr/>
          </w:rPrChange>
        </w:rPr>
        <w:t>α</w:t>
      </w:r>
      <w:r>
        <w:t xml:space="preserve"> mellett szűkül a főhullám, de a mellékhullámok növekszenek, kisebb </w:t>
      </w:r>
      <w:r w:rsidR="0015420C" w:rsidRPr="0015420C">
        <w:rPr>
          <w:i/>
          <w:rPrChange w:id="315" w:author="BME-MIT" w:date="2013-05-23T16:03:00Z">
            <w:rPr/>
          </w:rPrChange>
        </w:rPr>
        <w:t>α</w:t>
      </w:r>
      <w:r>
        <w:t xml:space="preserve"> mellett ennek a fordítottja igaz. A Kaiser ablak a főhullámban lévő energiasűrűséget próbálja maximalizálni.</w:t>
      </w:r>
    </w:p>
    <w:p w:rsidR="00CE146D" w:rsidRDefault="001470B6" w:rsidP="004263EE">
      <w:pPr>
        <w:pStyle w:val="Cmsor4"/>
      </w:pPr>
      <w:r>
        <w:lastRenderedPageBreak/>
        <w:t xml:space="preserve">Szűrőtervezés </w:t>
      </w:r>
      <w:r w:rsidR="00553C7A">
        <w:t>Remez</w:t>
      </w:r>
      <w:r>
        <w:t>-algoritmussal</w:t>
      </w:r>
      <w:ins w:id="316" w:author="Bibók Andor" w:date="2013-05-26T21:16:00Z">
        <w:r w:rsidR="00E05785">
          <w:t xml:space="preserve"> </w:t>
        </w:r>
        <w:r w:rsidR="00E05785">
          <w:fldChar w:fldCharType="begin"/>
        </w:r>
        <w:r w:rsidR="00E05785">
          <w:instrText xml:space="preserve"> REF _Ref357366327 \r \h </w:instrText>
        </w:r>
      </w:ins>
      <w:r w:rsidR="00E05785">
        <w:fldChar w:fldCharType="separate"/>
      </w:r>
      <w:ins w:id="317" w:author="Bibók Andor" w:date="2013-05-26T21:16:00Z">
        <w:r w:rsidR="00E05785">
          <w:t>[4]</w:t>
        </w:r>
        <w:r w:rsidR="00E05785">
          <w:fldChar w:fldCharType="end"/>
        </w:r>
      </w:ins>
    </w:p>
    <w:p w:rsidR="00CE146D" w:rsidRDefault="00CE146D" w:rsidP="00CE146D">
      <w:r>
        <w:t>A FIR szűrők tervezésének egy másik változata, hogy megpróbáljuk a hiba maximumát minimalizálni. Erre a feladatra a leggyakrabban használt módszer a Remez</w:t>
      </w:r>
      <w:r>
        <w:noBreakHyphen/>
        <w:t>algoritmus. A Remez-algoritmus egyenletes ingadozású, lineáris fázisú FIR szűrő tervezésére alkalmas. Ez a fajta közelítés Csebisev-approximáció, a szűrő átviteli karakterisztikája:</w:t>
      </w:r>
    </w:p>
    <w:p w:rsidR="00553C7A" w:rsidRPr="00A04E8C" w:rsidRDefault="00CE146D" w:rsidP="005F073A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ϑ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ϑ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kϑ</m:t>
                  </m:r>
                </m:e>
              </m:d>
            </m:e>
          </m:func>
        </m:oMath>
      </m:oMathPara>
      <w:r>
        <w:br/>
      </w:r>
      <w:r w:rsidR="005F073A">
        <w:t xml:space="preserve">ahol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ϑ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=1,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ϑ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,  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ϑ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func>
            <m:r>
              <m:rPr>
                <m:sty m:val="p"/>
              </m:rPr>
              <w:rPr>
                <w:rFonts w:asci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ϑ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func>
      </m:oMath>
      <w:r w:rsidR="005F073A">
        <w:t>a megvalósítandó karakterisztikától függően (pl.: aluláteresztő)</w:t>
      </w:r>
      <w:r w:rsidR="00A04E8C">
        <w:t xml:space="preserve">. A Remez-algoritmus úgy állítja be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04E8C">
        <w:t xml:space="preserve"> együtthatókat, hogy a maximális hiba minimális legyen.</w:t>
      </w:r>
    </w:p>
    <w:p w:rsidR="00553C7A" w:rsidRDefault="00553C7A" w:rsidP="00553C7A">
      <w:pPr>
        <w:pStyle w:val="Cmsor2"/>
      </w:pPr>
      <w:bookmarkStart w:id="318" w:name="_Toc357348313"/>
      <w:r>
        <w:t>IIR szűrők</w:t>
      </w:r>
      <w:bookmarkEnd w:id="318"/>
    </w:p>
    <w:p w:rsidR="005B2970" w:rsidRDefault="002E7A3A" w:rsidP="005B2970">
      <w:r>
        <w:t>A végtelen impulzusválaszú szűrők alkotják a digitális szűrők másik nagy csoportját</w:t>
      </w:r>
      <w:ins w:id="319" w:author="Bibók Andor" w:date="2013-05-26T21:16:00Z">
        <w:r w:rsidR="00E05785">
          <w:t xml:space="preserve"> </w:t>
        </w:r>
      </w:ins>
      <w:ins w:id="320" w:author="Bibók Andor" w:date="2013-05-26T21:17:00Z">
        <w:r w:rsidR="00E05785">
          <w:fldChar w:fldCharType="begin"/>
        </w:r>
        <w:r w:rsidR="00E05785">
          <w:instrText xml:space="preserve"> REF _Ref357366349 \r \h </w:instrText>
        </w:r>
      </w:ins>
      <w:r w:rsidR="00E05785">
        <w:fldChar w:fldCharType="separate"/>
      </w:r>
      <w:ins w:id="321" w:author="Bibók Andor" w:date="2013-05-26T21:17:00Z">
        <w:r w:rsidR="00E05785">
          <w:t>[5]</w:t>
        </w:r>
        <w:r w:rsidR="00E05785">
          <w:fldChar w:fldCharType="end"/>
        </w:r>
      </w:ins>
      <w:r>
        <w:t>. A végtelen impulzusválasz elnevezés arra utal, hogy stabil esetben is végtelen ideig tart a válasz lecsengése, tart a nullához, de nem áll be véges időn belül. Megvalósításuk rekurzív struktúrákkal történik</w:t>
      </w:r>
      <w:r w:rsidR="005B2970">
        <w:t>, visszacsatolást tartalmaznak.</w:t>
      </w:r>
    </w:p>
    <w:p w:rsidR="005B2970" w:rsidRDefault="005B2970" w:rsidP="005B2970">
      <w:r>
        <w:t>Az IIR szűrők legtöbb hibája pont a rekurzív jellegből származik. A visszacsatolás miatt a szűrő nem feltétlenül lesz stabil, amit a véges hosszon történő számábrázolás tovább nehezít. A megvalósítás során, műveletvégzés közben általában növekszik a szóhossz (pl.: szorzásnál), amit visszacsatolás előtt vissza kell csonkolni, ami információveszteséggel jár. Ez az információveszteség jobb esetben zajnak tekinthető, rosszabb esetben azonban, ha összemérhető a jellel (alacsony bemeneti szint mellett)</w:t>
      </w:r>
      <w:r w:rsidR="009D3A32">
        <w:t>, stabilitási problémákhoz is vezethet.</w:t>
      </w:r>
      <w:r w:rsidR="00685029">
        <w:t xml:space="preserve"> Az első esetben, jó megvalósítás mellett minimalizálható a zaj hatása, azonban analitikusan nehezen vagy egyáltalán nem számítható</w:t>
      </w:r>
      <w:del w:id="322" w:author="BME-MIT" w:date="2013-05-23T16:10:00Z">
        <w:r w:rsidR="00685029" w:rsidDel="00B4718A">
          <w:delText>,</w:delText>
        </w:r>
      </w:del>
      <w:r w:rsidR="00685029">
        <w:t xml:space="preserve"> a visszacsatolások miatt. A második eset a határciklusokra vonatkozik. Ezek akkor lépnek fel, ha alacsony jelszint mellett, a szűrő önfenntartó oszcillációba kezd</w:t>
      </w:r>
      <w:ins w:id="323" w:author="BME-MIT" w:date="2013-05-23T16:10:00Z">
        <w:r w:rsidR="00B4718A">
          <w:t xml:space="preserve"> a rendszer</w:t>
        </w:r>
      </w:ins>
      <w:r w:rsidR="00685029">
        <w:t xml:space="preserve">, ami lehet konstans, vagy </w:t>
      </w:r>
      <w:r w:rsidR="00AC684E">
        <w:t>periodikus</w:t>
      </w:r>
      <w:r w:rsidR="00685029">
        <w:t xml:space="preserve"> jellegű.</w:t>
      </w:r>
      <w:r w:rsidR="002A5603">
        <w:t xml:space="preserve"> </w:t>
      </w:r>
      <w:r w:rsidR="004E00BE">
        <w:t>A számábrázolásból adódó másik probléma nagy jelszinteknél jelentkezik, ugyanis ilyenkor alul- vagy felülcsordulás léphet fel. Ez ellen a változó szaturációjával (a változó minimálisra vagy maximálisra állítása túlcsordulás esetén) védekeznek. Elvi jellegű hátrány még, hogy nem tervezhető lineáris fázismenet, mivel a stabilitás miatt nem lehet az egységkörön kívül pólus.</w:t>
      </w:r>
    </w:p>
    <w:p w:rsidR="00300BDF" w:rsidRPr="002E7A3A" w:rsidDel="00B4718A" w:rsidRDefault="00300BDF" w:rsidP="005B2970">
      <w:pPr>
        <w:rPr>
          <w:del w:id="324" w:author="BME-MIT" w:date="2013-05-23T16:11:00Z"/>
        </w:rPr>
      </w:pPr>
      <w:r>
        <w:lastRenderedPageBreak/>
        <w:t>A végtelen impulzusválaszú szűrők egyik fő előnye, hogy létezik analóg megfelelőjük. Tervezésük is nagy részben ezen alapszik, mivel a digitális szűrők megjelenésekor az analóg szűrőtervezési módszerek már jól kiforrottak voltak. Másik előnyük, hogy a FIR szűrőkhöz képest jóval kevesebb memóriára van szükségük ugyanazon specifikáció megvalósításához.</w:t>
      </w:r>
    </w:p>
    <w:p w:rsidR="007779B3" w:rsidRDefault="00BE44F8">
      <w:pPr>
        <w:pPrChange w:id="325" w:author="BME-MIT" w:date="2013-05-23T16:11:00Z">
          <w:pPr>
            <w:spacing w:after="0" w:line="240" w:lineRule="auto"/>
            <w:ind w:firstLine="0"/>
            <w:jc w:val="left"/>
          </w:pPr>
        </w:pPrChange>
      </w:pPr>
      <w:del w:id="326" w:author="BME-MIT" w:date="2013-05-23T16:11:00Z">
        <w:r w:rsidDel="00B4718A">
          <w:br w:type="page"/>
        </w:r>
      </w:del>
    </w:p>
    <w:p w:rsidR="007779B3" w:rsidRDefault="00D7237F">
      <w:pPr>
        <w:keepNext/>
        <w:pPrChange w:id="327" w:author="BME-MIT" w:date="2013-05-23T16:14:00Z">
          <w:pPr/>
        </w:pPrChange>
      </w:pPr>
      <w:r>
        <w:t>Az IIR szűrők általános időfüggvénye:</w:t>
      </w:r>
    </w:p>
    <w:p w:rsidR="002E7A3A" w:rsidRDefault="002E7A3A" w:rsidP="002E7A3A"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n-i</m:t>
                  </m:r>
                </m:e>
              </m:d>
            </m:e>
          </m:nary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n-j</m:t>
                  </m:r>
                </m:e>
              </m:d>
            </m:e>
          </m:nary>
        </m:oMath>
      </m:oMathPara>
    </w:p>
    <w:p w:rsidR="00D7237F" w:rsidRDefault="00B4718A" w:rsidP="00D7237F">
      <w:pPr>
        <w:ind w:firstLine="0"/>
      </w:pPr>
      <w:ins w:id="328" w:author="BME-MIT" w:date="2013-05-23T16:11:00Z">
        <w:del w:id="329" w:author="Bibók Andor" w:date="2013-05-25T15:44:00Z">
          <w:r w:rsidDel="00A60419">
            <w:delText>A</w:delText>
          </w:r>
        </w:del>
      </w:ins>
      <w:ins w:id="330" w:author="Bibók Andor" w:date="2013-05-25T15:44:00Z">
        <w:r w:rsidR="00A60419">
          <w:t>a</w:t>
        </w:r>
      </w:ins>
      <w:ins w:id="331" w:author="BME-MIT" w:date="2013-05-23T16:11:00Z">
        <w:r>
          <w:t xml:space="preserve">lakú, </w:t>
        </w:r>
      </w:ins>
      <w:r w:rsidR="00D7237F">
        <w:t xml:space="preserve">ahol </w:t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D7237F">
        <w:t xml:space="preserve"> az aktuális kimenet,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n-i</m:t>
            </m:r>
          </m:e>
        </m:d>
      </m:oMath>
      <w:r w:rsidR="00D7237F">
        <w:t xml:space="preserve"> az </w:t>
      </w:r>
      <w:r w:rsidR="0015420C" w:rsidRPr="0015420C">
        <w:rPr>
          <w:i/>
          <w:rPrChange w:id="332" w:author="BME-MIT" w:date="2013-05-23T16:11:00Z">
            <w:rPr/>
          </w:rPrChange>
        </w:rPr>
        <w:t>i</w:t>
      </w:r>
      <w:r w:rsidR="00D7237F">
        <w:t xml:space="preserve">-vel előbbi bemenet, </w:t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n-j</m:t>
            </m:r>
          </m:e>
        </m:d>
      </m:oMath>
      <w:r w:rsidR="00D7237F">
        <w:t xml:space="preserve"> a </w:t>
      </w:r>
      <w:r w:rsidR="0015420C" w:rsidRPr="0015420C">
        <w:rPr>
          <w:i/>
          <w:rPrChange w:id="333" w:author="BME-MIT" w:date="2013-05-23T16:11:00Z">
            <w:rPr/>
          </w:rPrChange>
        </w:rPr>
        <w:t>j</w:t>
      </w:r>
      <w:r w:rsidR="00D7237F">
        <w:t xml:space="preserve">-vel előbbi kimenet,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7237F">
        <w:t xml:space="preserve"> az </w:t>
      </w:r>
      <w:r w:rsidR="0015420C" w:rsidRPr="0015420C">
        <w:rPr>
          <w:i/>
          <w:rPrChange w:id="334" w:author="BME-MIT" w:date="2013-05-23T16:11:00Z">
            <w:rPr/>
          </w:rPrChange>
        </w:rPr>
        <w:t>i</w:t>
      </w:r>
      <w:r w:rsidR="00D7237F">
        <w:t xml:space="preserve">-vel előbbi bemenet együtthatója,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D7237F">
        <w:t xml:space="preserve"> a </w:t>
      </w:r>
      <w:r w:rsidR="0015420C" w:rsidRPr="0015420C">
        <w:rPr>
          <w:i/>
          <w:rPrChange w:id="335" w:author="BME-MIT" w:date="2013-05-23T16:11:00Z">
            <w:rPr/>
          </w:rPrChange>
        </w:rPr>
        <w:t>j</w:t>
      </w:r>
      <w:r w:rsidR="00D7237F">
        <w:t>-vel előbbi kimenet együtthatója. Az általános átviteli függvény:</w:t>
      </w:r>
    </w:p>
    <w:p w:rsidR="002E7A3A" w:rsidRDefault="00D7237F" w:rsidP="00BE44F8">
      <w:pPr>
        <w:ind w:firstLine="0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-i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-i</m:t>
                      </m:r>
                    </m:sup>
                  </m:sSup>
                </m:e>
              </m:nary>
            </m:den>
          </m:f>
        </m:oMath>
      </m:oMathPara>
    </w:p>
    <w:p w:rsidR="00553C7A" w:rsidRDefault="00553C7A" w:rsidP="00553C7A">
      <w:pPr>
        <w:pStyle w:val="Cmsor3"/>
      </w:pPr>
      <w:bookmarkStart w:id="336" w:name="_Toc357348314"/>
      <w:bookmarkStart w:id="337" w:name="_Ref357357326"/>
      <w:bookmarkStart w:id="338" w:name="_Ref357357331"/>
      <w:r>
        <w:t>Tervezési eljárások</w:t>
      </w:r>
      <w:bookmarkEnd w:id="336"/>
      <w:bookmarkEnd w:id="337"/>
      <w:bookmarkEnd w:id="338"/>
    </w:p>
    <w:p w:rsidR="00E06251" w:rsidRDefault="00C121A3" w:rsidP="00E06251">
      <w:r>
        <w:t>A végtelen impulzusválaszú szűrők tervezésének legkézenfekvőbb módszere az analóg szűrők transzformálása</w:t>
      </w:r>
      <w:ins w:id="339" w:author="Bibók Andor" w:date="2013-05-26T21:17:00Z">
        <w:r w:rsidR="00E05785">
          <w:t xml:space="preserve"> </w:t>
        </w:r>
      </w:ins>
      <w:ins w:id="340" w:author="Bibók Andor" w:date="2013-05-26T21:20:00Z">
        <w:r w:rsidR="00E05785">
          <w:fldChar w:fldCharType="begin"/>
        </w:r>
        <w:r w:rsidR="00E05785">
          <w:instrText xml:space="preserve"> REF _Ref357366540 \r \h </w:instrText>
        </w:r>
      </w:ins>
      <w:r w:rsidR="00E05785">
        <w:fldChar w:fldCharType="separate"/>
      </w:r>
      <w:ins w:id="341" w:author="Bibók Andor" w:date="2013-05-26T21:20:00Z">
        <w:r w:rsidR="00E05785">
          <w:t>[6]</w:t>
        </w:r>
        <w:r w:rsidR="00E05785">
          <w:fldChar w:fldCharType="end"/>
        </w:r>
      </w:ins>
      <w:r>
        <w:t>. Ennek fő oka, hogy a digitális szűrők megjelenésekor az analóg szűrők tervezési eljárásai már jól kidolgozottak voltak. A tervezés menete a következő: megtervezzük a kívánt karakterisztikájú analóg aluláteresztő referens szűrőt</w:t>
      </w:r>
      <w:r w:rsidR="00D67AF4">
        <w:t>, majd transzformáljuk a kívánt frekvenciára és formára (alul-, felül áteresztő, sáváteresztő, sávzáró), végül a kapott szűrőt diszkretizáljuk. Az így keletkezett digitális szűrő ezután implementálható egy választott megvalósítási struktúrával.</w:t>
      </w:r>
    </w:p>
    <w:p w:rsidR="00D67AF4" w:rsidRPr="00C121A3" w:rsidRDefault="0015420C" w:rsidP="00E06251">
      <w:pPr>
        <w:pStyle w:val="Kp"/>
      </w:pPr>
      <w:r>
        <w:rPr>
          <w:noProof/>
          <w:lang w:eastAsia="hu-HU"/>
        </w:rPr>
        <w:lastRenderedPageBreak/>
        <w:pict>
          <v:group id="_x0000_s1033" editas="canvas" style="position:absolute;margin-left:-.8pt;margin-top:8.2pt;width:359.15pt;height:177.2pt;z-index:251656704;mso-position-horizontal-relative:char;mso-position-vertical-relative:line" coordorigin="2656,7692" coordsize="6082,300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2656;top:7692;width:6082;height:3001" o:preferrelative="f">
              <v:fill o:detectmouseclick="t"/>
              <v:path o:extrusionok="t" o:connecttype="none"/>
              <o:lock v:ext="edit" text="t"/>
            </v:shape>
            <v:shape id="_x0000_s1048" type="#_x0000_t202" style="position:absolute;left:5998;top:8405;width:1798;height:318">
              <v:textbox style="mso-next-textbox:#_x0000_s1048">
                <w:txbxContent>
                  <w:p w:rsidR="007C5EEC" w:rsidRPr="0054261C" w:rsidRDefault="007C5EEC" w:rsidP="0054261C">
                    <w:pPr>
                      <w:pStyle w:val="Nincsstlus"/>
                      <w:spacing w:before="0"/>
                      <w:jc w:val="right"/>
                      <w:rPr>
                        <w:sz w:val="16"/>
                        <w:szCs w:val="16"/>
                      </w:rPr>
                    </w:pPr>
                    <w:r w:rsidRPr="0054261C">
                      <w:rPr>
                        <w:sz w:val="16"/>
                        <w:szCs w:val="16"/>
                      </w:rPr>
                      <w:t>Implementálás</w:t>
                    </w:r>
                  </w:p>
                </w:txbxContent>
              </v:textbox>
            </v:shape>
            <v:shape id="_x0000_s1046" type="#_x0000_t202" style="position:absolute;left:3600;top:9688;width:1792;height:318">
              <v:textbox style="mso-next-textbox:#_x0000_s1046">
                <w:txbxContent>
                  <w:p w:rsidR="007C5EEC" w:rsidRPr="0054261C" w:rsidRDefault="007C5EEC" w:rsidP="0054261C">
                    <w:pPr>
                      <w:pStyle w:val="Nincsstlus"/>
                      <w:spacing w:before="0"/>
                      <w:jc w:val="left"/>
                      <w:rPr>
                        <w:sz w:val="16"/>
                        <w:szCs w:val="16"/>
                      </w:rPr>
                    </w:pPr>
                    <w:r w:rsidRPr="0054261C">
                      <w:rPr>
                        <w:sz w:val="16"/>
                        <w:szCs w:val="16"/>
                      </w:rPr>
                      <w:t>Frekvenciatranszformáció</w:t>
                    </w:r>
                  </w:p>
                </w:txbxContent>
              </v:textbox>
            </v:shape>
            <v:shape id="_x0000_s1045" type="#_x0000_t202" style="position:absolute;left:3600;top:8405;width:1792;height:318">
              <v:textbox style="mso-next-textbox:#_x0000_s1045">
                <w:txbxContent>
                  <w:p w:rsidR="007C5EEC" w:rsidRPr="0054261C" w:rsidRDefault="007C5EEC" w:rsidP="0054261C">
                    <w:pPr>
                      <w:pStyle w:val="Nincsstlus"/>
                      <w:spacing w:before="0"/>
                      <w:jc w:val="left"/>
                      <w:rPr>
                        <w:sz w:val="16"/>
                        <w:szCs w:val="16"/>
                      </w:rPr>
                    </w:pPr>
                    <w:r w:rsidRPr="0054261C">
                      <w:rPr>
                        <w:sz w:val="16"/>
                        <w:szCs w:val="16"/>
                      </w:rPr>
                      <w:t>P</w:t>
                    </w:r>
                    <w:r>
                      <w:rPr>
                        <w:sz w:val="16"/>
                        <w:szCs w:val="16"/>
                      </w:rPr>
                      <w:t>a</w:t>
                    </w:r>
                    <w:r w:rsidRPr="0054261C">
                      <w:rPr>
                        <w:sz w:val="16"/>
                        <w:szCs w:val="16"/>
                      </w:rPr>
                      <w:t>ram</w:t>
                    </w:r>
                    <w:r>
                      <w:rPr>
                        <w:sz w:val="16"/>
                        <w:szCs w:val="16"/>
                      </w:rPr>
                      <w:t>éterek normalizálása</w:t>
                    </w:r>
                  </w:p>
                </w:txbxContent>
              </v:textbox>
            </v:shape>
            <v:shape id="_x0000_s1047" type="#_x0000_t202" style="position:absolute;left:5998;top:9688;width:1798;height:318">
              <v:textbox style="mso-next-textbox:#_x0000_s1047">
                <w:txbxContent>
                  <w:p w:rsidR="007C5EEC" w:rsidRPr="0054261C" w:rsidRDefault="007C5EEC" w:rsidP="0054261C">
                    <w:pPr>
                      <w:pStyle w:val="Nincsstlus"/>
                      <w:spacing w:before="0"/>
                      <w:jc w:val="right"/>
                      <w:rPr>
                        <w:sz w:val="16"/>
                        <w:szCs w:val="16"/>
                      </w:rPr>
                    </w:pPr>
                    <w:r w:rsidRPr="0054261C">
                      <w:rPr>
                        <w:sz w:val="16"/>
                        <w:szCs w:val="16"/>
                      </w:rPr>
                      <w:t>Digitalizáció</w:t>
                    </w:r>
                  </w:p>
                </w:txbxContent>
              </v:textbox>
            </v:shape>
            <v:roundrect id="_x0000_s1034" style="position:absolute;left:2663;top:7699;width:1870;height:579" arcsize="10923f">
              <v:textbox style="mso-next-textbox:#_x0000_s1034">
                <w:txbxContent>
                  <w:p w:rsidR="007C5EEC" w:rsidRPr="00255473" w:rsidRDefault="007C5EEC" w:rsidP="0054261C">
                    <w:pPr>
                      <w:pStyle w:val="Nincsstlus"/>
                      <w:spacing w:before="120" w:after="0"/>
                      <w:rPr>
                        <w:sz w:val="20"/>
                        <w:szCs w:val="20"/>
                      </w:rPr>
                    </w:pPr>
                    <w:r w:rsidRPr="00255473">
                      <w:rPr>
                        <w:sz w:val="20"/>
                        <w:szCs w:val="20"/>
                      </w:rPr>
                      <w:t>Specifikáció</w:t>
                    </w:r>
                  </w:p>
                </w:txbxContent>
              </v:textbox>
            </v:roundrect>
            <v:rect id="_x0000_s1035" style="position:absolute;left:4677;top:10133;width:2057;height:553">
              <v:textbox style="mso-next-textbox:#_x0000_s1035">
                <w:txbxContent>
                  <w:p w:rsidR="007C5EEC" w:rsidRPr="00255473" w:rsidRDefault="007C5EEC" w:rsidP="0054261C">
                    <w:pPr>
                      <w:pStyle w:val="Nincsstlus"/>
                      <w:spacing w:before="120" w:after="0"/>
                      <w:rPr>
                        <w:sz w:val="20"/>
                        <w:szCs w:val="20"/>
                      </w:rPr>
                    </w:pPr>
                    <w:r w:rsidRPr="00255473">
                      <w:rPr>
                        <w:sz w:val="20"/>
                        <w:szCs w:val="20"/>
                      </w:rPr>
                      <w:t>Transzformált szűrő</w:t>
                    </w:r>
                  </w:p>
                </w:txbxContent>
              </v:textbox>
            </v:rect>
            <v:rect id="_x0000_s1036" style="position:absolute;left:6861;top:8889;width:1870;height:565">
              <v:textbox style="mso-next-textbox:#_x0000_s1036">
                <w:txbxContent>
                  <w:p w:rsidR="007C5EEC" w:rsidRPr="00255473" w:rsidRDefault="007C5EEC" w:rsidP="0054261C">
                    <w:pPr>
                      <w:pStyle w:val="Nincsstlus"/>
                      <w:spacing w:before="120" w:after="0"/>
                      <w:rPr>
                        <w:sz w:val="20"/>
                        <w:szCs w:val="20"/>
                      </w:rPr>
                    </w:pPr>
                    <w:r w:rsidRPr="00255473">
                      <w:rPr>
                        <w:sz w:val="20"/>
                        <w:szCs w:val="20"/>
                      </w:rPr>
                      <w:t>Digitális szűrő</w:t>
                    </w:r>
                  </w:p>
                </w:txbxContent>
              </v:textbox>
            </v:rect>
            <v:rect id="_x0000_s1037" style="position:absolute;left:2663;top:8888;width:1870;height:566">
              <v:textbox style="mso-next-textbox:#_x0000_s1037">
                <w:txbxContent>
                  <w:p w:rsidR="007C5EEC" w:rsidRPr="00255473" w:rsidRDefault="007C5EEC" w:rsidP="0054261C">
                    <w:pPr>
                      <w:pStyle w:val="Nincsstlus"/>
                      <w:spacing w:before="120" w:after="0"/>
                      <w:rPr>
                        <w:sz w:val="20"/>
                        <w:szCs w:val="20"/>
                      </w:rPr>
                    </w:pPr>
                    <w:r w:rsidRPr="00255473">
                      <w:rPr>
                        <w:sz w:val="20"/>
                        <w:szCs w:val="20"/>
                      </w:rPr>
                      <w:t>Referens szűrő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9" type="#_x0000_t32" style="position:absolute;left:3598;top:8278;width:1;height:610" o:connectortype="straight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42" type="#_x0000_t33" style="position:absolute;left:3660;top:9392;width:956;height:1079;rotation:90;flip:x" o:connectortype="elbow" adj="-71554,64139,-71554">
              <v:stroke endarrow="block"/>
            </v:shape>
            <v:shape id="_x0000_s1043" type="#_x0000_t33" style="position:absolute;left:6734;top:9454;width:1062;height:956;flip:y" o:connectortype="elbow" adj="-128103,93976,-128103">
              <v:stroke endarrow="block"/>
            </v:shape>
            <v:shape id="_x0000_s1044" type="#_x0000_t32" style="position:absolute;left:7796;top:8278;width:1;height:611;flip:y" o:connectortype="straight">
              <v:stroke endarrow="block"/>
            </v:shape>
            <v:roundrect id="_x0000_s1038" style="position:absolute;left:6861;top:7699;width:1870;height:579" arcsize="10923f">
              <v:textbox style="mso-next-textbox:#_x0000_s1038">
                <w:txbxContent>
                  <w:p w:rsidR="007C5EEC" w:rsidRPr="00255473" w:rsidRDefault="007C5EEC" w:rsidP="0054261C">
                    <w:pPr>
                      <w:pStyle w:val="Nincsstlus"/>
                      <w:spacing w:before="120" w:after="0"/>
                      <w:rPr>
                        <w:sz w:val="20"/>
                        <w:szCs w:val="20"/>
                      </w:rPr>
                    </w:pPr>
                    <w:r w:rsidRPr="00255473">
                      <w:rPr>
                        <w:sz w:val="20"/>
                        <w:szCs w:val="20"/>
                      </w:rPr>
                      <w:t>Megvalósítás</w:t>
                    </w:r>
                  </w:p>
                </w:txbxContent>
              </v:textbox>
            </v:roundrect>
          </v:group>
        </w:pict>
      </w:r>
      <w:r>
        <w:pict>
          <v:shape id="_x0000_i1025" type="#_x0000_t75" style="width:359.3pt;height:188.15pt">
            <v:imagedata croptop="-65520f" cropbottom="65520f"/>
          </v:shape>
        </w:pict>
      </w:r>
    </w:p>
    <w:p w:rsidR="00BE44F8" w:rsidRDefault="00542071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rPr>
          <w:noProof/>
          <w:lang w:eastAsia="hu-HU"/>
        </w:rPr>
        <w:pict>
          <v:shape id="_x0000_s1084" type="#_x0000_t202" style="position:absolute;margin-left:32.5pt;margin-top:15.85pt;width:359.15pt;height:35.25pt;z-index:251659776" stroked="f">
            <v:textbox style="mso-next-textbox:#_x0000_s1084;mso-fit-shape-to-text:t" inset="0,0,0,0">
              <w:txbxContent>
                <w:p w:rsidR="007C5EEC" w:rsidRPr="0005263A" w:rsidRDefault="007C5EEC" w:rsidP="00273ECC">
                  <w:pPr>
                    <w:pStyle w:val="Kpalrs"/>
                    <w:rPr>
                      <w:sz w:val="24"/>
                      <w:szCs w:val="24"/>
                    </w:rPr>
                  </w:pPr>
                  <w:ins w:id="342" w:author="Bibók Andor" w:date="2013-05-26T19:40:00Z">
                    <w:r>
                      <w:fldChar w:fldCharType="begin"/>
                    </w:r>
                    <w:r>
                      <w:instrText xml:space="preserve"> STYLEREF 1 \s </w:instrText>
                    </w:r>
                  </w:ins>
                  <w: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ins w:id="343" w:author="Bibók Andor" w:date="2013-05-26T19:40:00Z">
                    <w:r>
                      <w:fldChar w:fldCharType="end"/>
                    </w:r>
                    <w:r>
                      <w:noBreakHyphen/>
                    </w:r>
                    <w:r>
                      <w:fldChar w:fldCharType="begin"/>
                    </w:r>
                    <w:r>
                      <w:instrText xml:space="preserve"> SEQ ábra \* ARABIC \s 1 </w:instrText>
                    </w:r>
                  </w:ins>
                  <w:r>
                    <w:fldChar w:fldCharType="separate"/>
                  </w:r>
                  <w:ins w:id="344" w:author="Bibók Andor" w:date="2013-05-26T19:40:00Z"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ins>
                  <w:del w:id="345" w:author="Bibók Andor" w:date="2013-05-26T02:22:00Z">
                    <w:r w:rsidDel="00EF4230">
                      <w:fldChar w:fldCharType="begin"/>
                    </w:r>
                    <w:r w:rsidDel="00EF4230">
                      <w:delInstrText xml:space="preserve"> STYLEREF 1 \s </w:delInstrText>
                    </w:r>
                    <w:r w:rsidDel="00EF4230">
                      <w:fldChar w:fldCharType="separate"/>
                    </w:r>
                    <w:r w:rsidDel="00EF4230">
                      <w:rPr>
                        <w:noProof/>
                      </w:rPr>
                      <w:delText>2</w:delText>
                    </w:r>
                    <w:r w:rsidDel="00EF4230">
                      <w:fldChar w:fldCharType="end"/>
                    </w:r>
                    <w:r w:rsidDel="00EF4230">
                      <w:noBreakHyphen/>
                    </w:r>
                    <w:r w:rsidDel="00EF4230">
                      <w:fldChar w:fldCharType="begin"/>
                    </w:r>
                    <w:r w:rsidDel="00EF4230">
                      <w:delInstrText xml:space="preserve"> SEQ ábra \* ARABIC \s 1 </w:delInstrText>
                    </w:r>
                    <w:r w:rsidDel="00EF4230">
                      <w:fldChar w:fldCharType="separate"/>
                    </w:r>
                    <w:r w:rsidDel="00EF4230">
                      <w:rPr>
                        <w:noProof/>
                      </w:rPr>
                      <w:delText>2</w:delText>
                    </w:r>
                    <w:r w:rsidDel="00EF4230">
                      <w:fldChar w:fldCharType="end"/>
                    </w:r>
                  </w:del>
                  <w:r>
                    <w:t>. ábra. A szűrőtervezés folyamata</w:t>
                  </w:r>
                </w:p>
              </w:txbxContent>
            </v:textbox>
          </v:shape>
        </w:pict>
      </w:r>
      <w:r w:rsidR="00BE44F8">
        <w:br w:type="page"/>
      </w:r>
    </w:p>
    <w:p w:rsidR="00553C7A" w:rsidRDefault="007F2310" w:rsidP="00E06251">
      <w:pPr>
        <w:pStyle w:val="Cmsor4"/>
      </w:pPr>
      <w:bookmarkStart w:id="346" w:name="_Ref357361078"/>
      <w:r>
        <w:lastRenderedPageBreak/>
        <w:t>Analóg referens szűrő tervezése</w:t>
      </w:r>
      <w:bookmarkEnd w:id="346"/>
    </w:p>
    <w:p w:rsidR="00A2511B" w:rsidRDefault="00A2511B" w:rsidP="00A2511B">
      <w:r>
        <w:t xml:space="preserve">A referens szűrő egy </w:t>
      </w:r>
      <w:r w:rsidR="0015420C" w:rsidRPr="0015420C">
        <w:rPr>
          <w:i/>
          <w:rPrChange w:id="347" w:author="BME-MIT" w:date="2013-05-23T16:15:00Z">
            <w:rPr/>
          </w:rPrChange>
        </w:rPr>
        <w:t>ω</w:t>
      </w:r>
      <w:r>
        <w:t xml:space="preserve"> = 1 törésponti frekvenciájú analóg aluláteresztő szűrő. Tervezésekor az ideális aluláteresztő szűrőt próbáljuk közelíteni egy adott alakú</w:t>
      </w:r>
      <w:r w:rsidR="00BE44F8">
        <w:t xml:space="preserve"> </w:t>
      </w:r>
      <w:r w:rsidR="00974C33">
        <w:t xml:space="preserve">átviteli </w:t>
      </w:r>
      <w:r>
        <w:t>karakterisztikával</w:t>
      </w:r>
      <w:r w:rsidR="00BE44F8">
        <w:t xml:space="preserve"> (</w:t>
      </w:r>
      <w:r w:rsidR="0015420C">
        <w:fldChar w:fldCharType="begin"/>
      </w:r>
      <w:r w:rsidR="00BE44F8">
        <w:instrText xml:space="preserve"> REF _Ref356914692 \h </w:instrText>
      </w:r>
      <w:r w:rsidR="0015420C">
        <w:fldChar w:fldCharType="separate"/>
      </w:r>
      <w:r w:rsidR="00867516">
        <w:rPr>
          <w:noProof/>
        </w:rPr>
        <w:t>2</w:t>
      </w:r>
      <w:r w:rsidR="00867516">
        <w:noBreakHyphen/>
      </w:r>
      <w:r w:rsidR="00867516">
        <w:rPr>
          <w:noProof/>
        </w:rPr>
        <w:t>3</w:t>
      </w:r>
      <w:r w:rsidR="00867516">
        <w:t>. ábra</w:t>
      </w:r>
      <w:r w:rsidR="0015420C">
        <w:fldChar w:fldCharType="end"/>
      </w:r>
      <w:r w:rsidR="00BE44F8">
        <w:t>)</w:t>
      </w:r>
      <w:r>
        <w:t xml:space="preserve">. Az approximáció során </w:t>
      </w:r>
      <w:r w:rsidR="00974C33">
        <w:t>megkapjuk a választott karakterisztikának, a megadott specifikációt kielégítő, paramétereit.</w:t>
      </w:r>
      <w:ins w:id="348" w:author="BME-MIT" w:date="2013-05-23T16:21:00Z">
        <w:r w:rsidR="009E1AC0">
          <w:t xml:space="preserve"> </w:t>
        </w:r>
      </w:ins>
      <w:ins w:id="349" w:author="BME-MIT" w:date="2013-05-23T16:22:00Z">
        <w:r w:rsidR="009E1AC0">
          <w:t>Az approximációra többféle eljárás ismert, a következőkben a leggyakoribb módszereket ismertetem</w:t>
        </w:r>
      </w:ins>
      <w:ins w:id="350" w:author="Bibók Andor" w:date="2013-05-25T15:45:00Z">
        <w:r w:rsidR="00A60419">
          <w:t xml:space="preserve"> (</w:t>
        </w:r>
        <w:r w:rsidR="0015420C">
          <w:fldChar w:fldCharType="begin"/>
        </w:r>
        <w:r w:rsidR="00A60419">
          <w:instrText xml:space="preserve"> REF _Ref356914692 \h </w:instrText>
        </w:r>
      </w:ins>
      <w:r w:rsidR="0015420C">
        <w:fldChar w:fldCharType="separate"/>
      </w:r>
      <w:ins w:id="351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3</w:t>
        </w:r>
        <w:r w:rsidR="00867516">
          <w:t>. ábra</w:t>
        </w:r>
      </w:ins>
      <w:ins w:id="352" w:author="Bibók Andor" w:date="2013-05-25T15:45:00Z">
        <w:r w:rsidR="0015420C">
          <w:fldChar w:fldCharType="end"/>
        </w:r>
        <w:r w:rsidR="00A60419">
          <w:t>)</w:t>
        </w:r>
      </w:ins>
      <w:ins w:id="353" w:author="BME-MIT" w:date="2013-05-23T16:22:00Z">
        <w:r w:rsidR="009E1AC0">
          <w:t>.</w:t>
        </w:r>
      </w:ins>
    </w:p>
    <w:p w:rsidR="00273ECC" w:rsidRDefault="00E366F9" w:rsidP="00273ECC">
      <w:pPr>
        <w:pStyle w:val="Kp"/>
      </w:pPr>
      <w:r>
        <w:rPr>
          <w:noProof/>
          <w:lang w:eastAsia="hu-HU"/>
        </w:rPr>
        <w:drawing>
          <wp:inline distT="0" distB="0" distL="0" distR="0">
            <wp:extent cx="3836619" cy="3069204"/>
            <wp:effectExtent l="0" t="0" r="0" b="0"/>
            <wp:docPr id="6" name="Kép 5" descr="filter_comp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_comp.sv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04" cy="30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4" w:name="_Ref356914692"/>
    <w:bookmarkStart w:id="355" w:name="_Ref356914674"/>
    <w:p w:rsidR="00E366F9" w:rsidRDefault="002E6C43" w:rsidP="00273ECC">
      <w:pPr>
        <w:pStyle w:val="Kpalrs"/>
      </w:pPr>
      <w:ins w:id="356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357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358" w:author="Bibók Andor" w:date="2013-05-26T19:40:00Z">
        <w:r>
          <w:rPr>
            <w:noProof/>
          </w:rPr>
          <w:t>3</w:t>
        </w:r>
        <w:r>
          <w:fldChar w:fldCharType="end"/>
        </w:r>
      </w:ins>
      <w:del w:id="359" w:author="Bibók Andor" w:date="2013-05-26T02:22:00Z">
        <w:r w:rsidR="0015420C" w:rsidDel="00EF4230">
          <w:fldChar w:fldCharType="begin"/>
        </w:r>
        <w:r w:rsidR="00A30B42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3</w:delText>
        </w:r>
        <w:r w:rsidR="0015420C" w:rsidDel="00EF4230">
          <w:fldChar w:fldCharType="end"/>
        </w:r>
      </w:del>
      <w:r w:rsidR="00273ECC">
        <w:t>. ábra</w:t>
      </w:r>
      <w:bookmarkEnd w:id="354"/>
      <w:r w:rsidR="00273ECC">
        <w:t xml:space="preserve">. Általánosan elterjedt approximációs </w:t>
      </w:r>
      <w:commentRangeStart w:id="360"/>
      <w:r w:rsidR="00273ECC">
        <w:t>típusok</w:t>
      </w:r>
      <w:bookmarkEnd w:id="355"/>
      <w:commentRangeEnd w:id="360"/>
      <w:r w:rsidR="00F15BC5">
        <w:rPr>
          <w:rStyle w:val="Jegyzethivatkozs"/>
          <w:b w:val="0"/>
          <w:bCs w:val="0"/>
        </w:rPr>
        <w:commentReference w:id="360"/>
      </w:r>
    </w:p>
    <w:p w:rsidR="007F2310" w:rsidRDefault="007F2310" w:rsidP="00553C7A">
      <w:pPr>
        <w:rPr>
          <w:b/>
        </w:rPr>
      </w:pPr>
      <w:r w:rsidRPr="00974C33">
        <w:rPr>
          <w:b/>
        </w:rPr>
        <w:t>Butterworth szűrő</w:t>
      </w:r>
    </w:p>
    <w:p w:rsidR="00273ECC" w:rsidRDefault="00E366F9" w:rsidP="00752E9B">
      <w:r>
        <w:t xml:space="preserve">A Butterworth szűrő, másik nevén maximálisan lapos szűrő, úgy közelíti az ideális aluláteresztő szűrőt, hogy az </w:t>
      </w:r>
      <w:del w:id="361" w:author="BME-MIT" w:date="2013-05-23T16:22:00Z">
        <w:r w:rsidDel="009E1AC0">
          <w:delText xml:space="preserve">átengedő </w:delText>
        </w:r>
      </w:del>
      <w:ins w:id="362" w:author="BME-MIT" w:date="2013-05-23T16:22:00Z">
        <w:r w:rsidR="009E1AC0">
          <w:t xml:space="preserve">áteresztő </w:t>
        </w:r>
      </w:ins>
      <w:r>
        <w:t>sávban minél laposabb legyen az átviteli karakterisztika.</w:t>
      </w:r>
      <w:r w:rsidR="00703CA2">
        <w:t xml:space="preserve"> </w:t>
      </w:r>
      <w:r w:rsidR="007E507D">
        <w:t xml:space="preserve">A maximális laposság előnye, hogy az </w:t>
      </w:r>
      <w:r w:rsidR="00E60A5C">
        <w:t>áteresztő</w:t>
      </w:r>
      <w:r w:rsidR="007E507D">
        <w:t xml:space="preserve"> sávba eső frekvenciakomponenseket nagyjából egységnyi erősítéssel viszi át</w:t>
      </w:r>
      <w:ins w:id="363" w:author="BME-MIT" w:date="2013-05-23T16:23:00Z">
        <w:r w:rsidR="009E1AC0">
          <w:t xml:space="preserve"> és a fázismenete is közel van a lineárishoz</w:t>
        </w:r>
      </w:ins>
      <w:r w:rsidR="007E507D">
        <w:t>. (Ez a törésponti frekvenciához közeledve leromlik.)</w:t>
      </w:r>
      <w:r w:rsidR="00752E9B">
        <w:t xml:space="preserve"> H</w:t>
      </w:r>
      <w:r w:rsidR="007E507D">
        <w:t>átránya, hogy a többi approximációs típushoz képest kisebb a szelektivitása.</w:t>
      </w:r>
    </w:p>
    <w:p w:rsidR="00273ECC" w:rsidRDefault="00273ECC" w:rsidP="00273ECC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3916846" cy="2766295"/>
            <wp:effectExtent l="19050" t="0" r="7454" b="0"/>
            <wp:docPr id="9" name="Kép 8" descr="butter_or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er_ord.sv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165" cy="27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CC" w:rsidRDefault="002E6C43" w:rsidP="00273ECC">
      <w:pPr>
        <w:pStyle w:val="Kpalrs"/>
      </w:pPr>
      <w:ins w:id="364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365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366" w:author="Bibók Andor" w:date="2013-05-26T19:40:00Z">
        <w:r>
          <w:rPr>
            <w:noProof/>
          </w:rPr>
          <w:t>4</w:t>
        </w:r>
        <w:r>
          <w:fldChar w:fldCharType="end"/>
        </w:r>
      </w:ins>
      <w:del w:id="367" w:author="Bibók Andor" w:date="2013-05-26T02:22:00Z">
        <w:r w:rsidR="0015420C" w:rsidDel="00EF4230">
          <w:fldChar w:fldCharType="begin"/>
        </w:r>
        <w:r w:rsidR="0015420C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4</w:delText>
        </w:r>
        <w:r w:rsidR="0015420C" w:rsidDel="00EF4230">
          <w:fldChar w:fldCharType="end"/>
        </w:r>
      </w:del>
      <w:r w:rsidR="00273ECC">
        <w:t xml:space="preserve">. ábra. Butterworth átviteli karakterisztikák, különböző fokszámok </w:t>
      </w:r>
      <w:commentRangeStart w:id="368"/>
      <w:r w:rsidR="00273ECC">
        <w:t>esetén</w:t>
      </w:r>
      <w:commentRangeEnd w:id="368"/>
      <w:r w:rsidR="00F15BC5">
        <w:rPr>
          <w:rStyle w:val="Jegyzethivatkozs"/>
          <w:b w:val="0"/>
          <w:bCs w:val="0"/>
        </w:rPr>
        <w:commentReference w:id="368"/>
      </w:r>
    </w:p>
    <w:p w:rsidR="00752E9B" w:rsidRDefault="00752E9B" w:rsidP="00CE24A2">
      <w:pPr>
        <w:ind w:firstLine="0"/>
      </w:pPr>
      <w:r>
        <w:t>Átviteli karakterisztikája a következő alakban írható fel</w:t>
      </w:r>
      <w:r w:rsidR="002E2806">
        <w:t>:</w:t>
      </w:r>
    </w:p>
    <w:p w:rsidR="00752E9B" w:rsidRDefault="0015420C" w:rsidP="006A460C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den>
          </m:f>
        </m:oMath>
      </m:oMathPara>
    </w:p>
    <w:p w:rsidR="00752E9B" w:rsidRDefault="002E2806" w:rsidP="000523ED">
      <w:pPr>
        <w:ind w:firstLine="0"/>
      </w:pPr>
      <w:r>
        <w:t xml:space="preserve">ahol </w:t>
      </w:r>
      <w:r w:rsidRPr="002E2806">
        <w:rPr>
          <w:i/>
        </w:rPr>
        <w:t>N</w:t>
      </w:r>
      <w:r>
        <w:t xml:space="preserve"> a fokszámot jelöli. </w:t>
      </w:r>
      <w:r w:rsidR="006A460C">
        <w:t xml:space="preserve">Az </w:t>
      </w:r>
      <w:r w:rsidR="006A460C" w:rsidRPr="006A460C">
        <w:rPr>
          <w:i/>
        </w:rPr>
        <w:t>ε</w:t>
      </w:r>
      <w:r w:rsidR="006A460C">
        <w:t xml:space="preserve"> értékét a legnagyobb </w:t>
      </w:r>
      <w:r>
        <w:t xml:space="preserve">megengedett </w:t>
      </w:r>
      <w:r w:rsidR="006A460C">
        <w:t>csillapításból (az áteresztő sáv szélén) kapjuk meg:</w:t>
      </w:r>
      <w:del w:id="369" w:author="Bibók Andor" w:date="2013-05-26T18:38:00Z">
        <w:r w:rsidR="0015420C" w:rsidRPr="00B31312" w:rsidDel="00E5368E">
          <w:rPr>
            <w:highlight w:val="yellow"/>
            <w:rPrChange w:id="370" w:author="Bibók Andor" w:date="2013-05-26T16:26:00Z">
              <w:rPr/>
            </w:rPrChange>
          </w:rPr>
          <w:fldChar w:fldCharType="begin"/>
        </w:r>
        <w:r w:rsidR="0029609F" w:rsidRPr="00B31312" w:rsidDel="00E5368E">
          <w:rPr>
            <w:highlight w:val="yellow"/>
            <w:rPrChange w:id="371" w:author="Bibók Andor" w:date="2013-05-26T16:26:00Z">
              <w:rPr/>
            </w:rPrChange>
          </w:rPr>
          <w:delInstrText xml:space="preserve"> REF első_képlet \h </w:delInstrText>
        </w:r>
        <w:r w:rsidR="00B31312" w:rsidDel="00E5368E">
          <w:rPr>
            <w:highlight w:val="yellow"/>
          </w:rPr>
          <w:delInstrText xml:space="preserve"> \* MERGEFORMAT </w:delInstrText>
        </w:r>
        <w:r w:rsidR="00D75D11" w:rsidRPr="00B31312" w:rsidDel="00E5368E">
          <w:rPr>
            <w:highlight w:val="yellow"/>
            <w:rPrChange w:id="372" w:author="Bibók Andor" w:date="2013-05-26T16:26:00Z">
              <w:rPr/>
            </w:rPrChange>
          </w:rPr>
          <w:fldChar w:fldCharType="separate"/>
        </w:r>
        <w:r w:rsidR="0015420C" w:rsidRPr="00B31312" w:rsidDel="00E5368E">
          <w:rPr>
            <w:highlight w:val="yellow"/>
            <w:rPrChange w:id="373" w:author="Bibók Andor" w:date="2013-05-26T16:26:00Z">
              <w:rPr/>
            </w:rPrChange>
          </w:rPr>
          <w:fldChar w:fldCharType="end"/>
        </w:r>
      </w:del>
    </w:p>
    <w:p w:rsidR="006A460C" w:rsidRDefault="006A460C" w:rsidP="00E5368E">
      <w:pPr>
        <w:ind w:firstLine="0"/>
        <w:pPrChange w:id="374" w:author="Bibók Andor" w:date="2013-05-26T18:38:00Z">
          <w:pPr/>
        </w:pPrChange>
      </w:pPr>
      <m:oMathPara>
        <m:oMath>
          <m:r>
            <w:rPr>
              <w:rFonts w:ascii="Cambria Math" w:hAnsi="Cambria Math"/>
            </w:rPr>
            <m:t>ε=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 w:hint="eastAsia"/>
                          <w:rPrChange w:id="375" w:author="BME-MIT" w:date="2013-05-23T16:24:00Z">
                            <w:rPr>
                              <w:rFonts w:ascii="Cambria Math" w:hAnsi="Cambria Math" w:hint="eastAsia"/>
                              <w:i/>
                            </w:rPr>
                          </w:rPrChange>
                        </w:rPr>
                        <m:t>á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376" w:author="BME-MIT" w:date="2013-05-23T16:24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tereszt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hint="eastAsia"/>
                          <w:rPrChange w:id="377" w:author="BME-MIT" w:date="2013-05-23T16:24:00Z">
                            <w:rPr>
                              <w:rFonts w:ascii="Cambria Math" w:hAnsi="Cambria Math" w:hint="eastAsia"/>
                              <w:i/>
                            </w:rPr>
                          </w:rPrChange>
                        </w:rPr>
                        <m:t>ő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378" w:author="BME-MIT" w:date="2013-05-23T16:23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dB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e>
          </m:rad>
        </m:oMath>
      </m:oMathPara>
    </w:p>
    <w:p w:rsidR="006A460C" w:rsidRDefault="002E2806" w:rsidP="000523ED">
      <w:pPr>
        <w:ind w:firstLine="0"/>
      </w:pPr>
      <w:r>
        <w:t xml:space="preserve">Amennyiben a zárósáv paraméterei (záró frekvencia </w:t>
      </w:r>
      <w:r w:rsidR="0015420C" w:rsidRPr="0015420C">
        <w:rPr>
          <w:i/>
          <w:rPrChange w:id="379" w:author="BME-MIT" w:date="2013-05-23T16:24:00Z">
            <w:rPr/>
          </w:rPrChange>
        </w:rPr>
        <w:t>Ω</w:t>
      </w:r>
      <w:r>
        <w:rPr>
          <w:vertAlign w:val="subscript"/>
        </w:rPr>
        <w:t>z</w:t>
      </w:r>
      <w:r>
        <w:t>, minimál</w:t>
      </w:r>
      <w:r w:rsidR="0059721A">
        <w:t>is</w:t>
      </w:r>
      <w:r>
        <w:t xml:space="preserve"> csillapítás </w:t>
      </w:r>
      <w:r w:rsidR="0015420C" w:rsidRPr="0015420C">
        <w:rPr>
          <w:i/>
          <w:rPrChange w:id="380" w:author="BME-MIT" w:date="2013-05-23T16:24:00Z">
            <w:rPr/>
          </w:rPrChange>
        </w:rPr>
        <w:t>a</w:t>
      </w:r>
      <w:r>
        <w:rPr>
          <w:vertAlign w:val="subscript"/>
        </w:rPr>
        <w:t>z</w:t>
      </w:r>
      <w:r>
        <w:t>) vannak megadva, a szűrő fokszáma a következő módon számítható:</w:t>
      </w:r>
    </w:p>
    <w:p w:rsidR="002E2806" w:rsidRDefault="002E2806" w:rsidP="00752E9B">
      <m:oMathPara>
        <m:oMath>
          <m:r>
            <w:rPr>
              <w:rFonts w:ascii="Cambria Math" w:hAnsi="Cambria Math"/>
            </w:rPr>
            <m:t>N≥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ambria Math" w:hAnsi="Cambria Math"/>
                                  <w:rPrChange w:id="381" w:author="BME-MIT" w:date="2013-05-23T16:24:00Z">
                                    <w:rPr>
                                      <w:rFonts w:ascii="Cambria Math" w:hAnsi="Cambria Math"/>
                                      <w:i/>
                                    </w:rPr>
                                  </w:rPrChange>
                                </w:rPr>
                                <m:t>z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ambria Math" w:hAnsi="Cambria Math"/>
                                  <w:rPrChange w:id="382" w:author="BME-MIT" w:date="2013-05-23T16:24:00Z">
                                    <w:rPr>
                                      <w:rFonts w:ascii="Cambria Math" w:hAnsi="Cambria Math"/>
                                      <w:i/>
                                    </w:rPr>
                                  </w:rPrChange>
                                </w:rPr>
                                <m:t>dB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ε</m:t>
                  </m:r>
                </m:den>
              </m:f>
            </m:e>
          </m:func>
        </m:oMath>
      </m:oMathPara>
    </w:p>
    <w:p w:rsidR="00D65382" w:rsidRDefault="00D65382" w:rsidP="00752E9B">
      <w:r>
        <w:t xml:space="preserve">A fokszám, és az </w:t>
      </w:r>
      <w:r w:rsidRPr="006A460C">
        <w:rPr>
          <w:i/>
        </w:rPr>
        <w:t>ε</w:t>
      </w:r>
      <w:r>
        <w:rPr>
          <w:i/>
        </w:rPr>
        <w:t xml:space="preserve"> </w:t>
      </w:r>
      <w:r w:rsidRPr="00D65382">
        <w:t>paraméter ismeretében</w:t>
      </w:r>
      <w:r>
        <w:t xml:space="preserve"> már ki tudjuk számolni az átviteli karakterisztika pólusait</w:t>
      </w:r>
      <w:del w:id="383" w:author="BME-MIT" w:date="2013-05-23T16:26:00Z">
        <w:r w:rsidDel="009E1AC0">
          <w:delText>.</w:delText>
        </w:r>
      </w:del>
      <w:r>
        <w:t xml:space="preserve"> </w:t>
      </w:r>
      <w:ins w:id="384" w:author="BME-MIT" w:date="2013-05-23T16:25:00Z">
        <w:r w:rsidR="009E1AC0">
          <w:t>(</w:t>
        </w:r>
      </w:ins>
      <w:del w:id="385" w:author="BME-MIT" w:date="2013-05-23T16:24:00Z">
        <w:r w:rsidDel="009E1AC0">
          <w:delText>(Z</w:delText>
        </w:r>
      </w:del>
      <w:ins w:id="386" w:author="BME-MIT" w:date="2013-05-23T16:25:00Z">
        <w:r w:rsidR="009E1AC0">
          <w:t>a</w:t>
        </w:r>
      </w:ins>
      <w:ins w:id="387" w:author="BME-MIT" w:date="2013-05-23T16:24:00Z">
        <w:r w:rsidR="009E1AC0">
          <w:t>z analóg Butterworth szűrőnek z</w:t>
        </w:r>
      </w:ins>
      <w:r>
        <w:t>érusai nincsenek</w:t>
      </w:r>
      <w:ins w:id="388" w:author="BME-MIT" w:date="2013-05-23T16:26:00Z">
        <w:r w:rsidR="009E1AC0">
          <w:t>):</w:t>
        </w:r>
      </w:ins>
      <w:del w:id="389" w:author="BME-MIT" w:date="2013-05-23T16:25:00Z">
        <w:r w:rsidDel="009E1AC0">
          <w:delText>.</w:delText>
        </w:r>
      </w:del>
      <w:del w:id="390" w:author="BME-MIT" w:date="2013-05-23T16:24:00Z">
        <w:r w:rsidDel="009E1AC0">
          <w:delText>)</w:delText>
        </w:r>
      </w:del>
    </w:p>
    <w:p w:rsidR="00D65382" w:rsidRDefault="0015420C" w:rsidP="00752E9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w:rPr>
              <w:rFonts w:ascii="Cambria Math" w:hAnsi="Cambria Math"/>
            </w:rPr>
            <m:t xml:space="preserve">          k=1,2,…,N</m:t>
          </m:r>
        </m:oMath>
      </m:oMathPara>
    </w:p>
    <w:p w:rsidR="000523ED" w:rsidRPr="00E258DC" w:rsidRDefault="000523ED" w:rsidP="000523ED">
      <w:pPr>
        <w:ind w:firstLine="0"/>
      </w:pPr>
      <w:r>
        <w:t>ahol:</w:t>
      </w:r>
    </w:p>
    <w:p w:rsidR="000523ED" w:rsidRPr="000523ED" w:rsidRDefault="00E258DC" w:rsidP="00752E9B"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N</m:t>
                  </m:r>
                </m:deg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rad>
            </m:den>
          </m:f>
        </m:oMath>
      </m:oMathPara>
    </w:p>
    <w:p w:rsidR="00E258DC" w:rsidRPr="00E258DC" w:rsidRDefault="0015420C" w:rsidP="00752E9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+(2k-1)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</m:oMath>
      </m:oMathPara>
    </w:p>
    <w:p w:rsidR="00E258DC" w:rsidRDefault="0029609F" w:rsidP="00752E9B">
      <w:r>
        <w:lastRenderedPageBreak/>
        <w:t xml:space="preserve">A fentebbi képletek alapján </w:t>
      </w:r>
      <w:r w:rsidR="00706325">
        <w:t xml:space="preserve">megállapíthatjuk, hogy </w:t>
      </w:r>
      <w:r>
        <w:t xml:space="preserve">a gyökök egy </w:t>
      </w:r>
      <w:r w:rsidRPr="00273ECC">
        <w:rPr>
          <w:i/>
        </w:rPr>
        <w:t>A</w:t>
      </w:r>
      <w:r>
        <w:t xml:space="preserve"> sugarú kör bal</w:t>
      </w:r>
      <w:r w:rsidR="00273ECC">
        <w:t xml:space="preserve"> felén</w:t>
      </w:r>
      <w:r>
        <w:t xml:space="preserve"> helyezkednek el</w:t>
      </w:r>
      <w:r w:rsidR="00273ECC">
        <w:t xml:space="preserve"> egymástól egyenletes távolságban</w:t>
      </w:r>
      <w:ins w:id="391" w:author="Bibók Andor" w:date="2013-05-25T15:46:00Z">
        <w:r w:rsidR="00A60419">
          <w:t xml:space="preserve"> (</w:t>
        </w:r>
      </w:ins>
      <w:ins w:id="392" w:author="Bibók Andor" w:date="2013-05-25T15:47:00Z">
        <w:r w:rsidR="0015420C">
          <w:fldChar w:fldCharType="begin"/>
        </w:r>
        <w:r w:rsidR="00A60419">
          <w:instrText xml:space="preserve"> REF _Ref357260163 \h </w:instrText>
        </w:r>
      </w:ins>
      <w:r w:rsidR="0015420C">
        <w:fldChar w:fldCharType="separate"/>
      </w:r>
      <w:ins w:id="393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5</w:t>
        </w:r>
        <w:r w:rsidR="00867516">
          <w:t>. ábra</w:t>
        </w:r>
      </w:ins>
      <w:ins w:id="394" w:author="Bibók Andor" w:date="2013-05-25T15:47:00Z">
        <w:r w:rsidR="0015420C">
          <w:fldChar w:fldCharType="end"/>
        </w:r>
      </w:ins>
      <w:ins w:id="395" w:author="Bibók Andor" w:date="2013-05-25T15:46:00Z">
        <w:r w:rsidR="00A60419">
          <w:t>)</w:t>
        </w:r>
      </w:ins>
      <w:r w:rsidR="00A35CBD">
        <w:t>.</w:t>
      </w:r>
    </w:p>
    <w:p w:rsidR="00273ECC" w:rsidRDefault="00273ECC" w:rsidP="00273ECC">
      <w:pPr>
        <w:pStyle w:val="Kp"/>
      </w:pPr>
      <w:r>
        <w:rPr>
          <w:noProof/>
          <w:lang w:eastAsia="hu-HU"/>
        </w:rPr>
        <w:drawing>
          <wp:inline distT="0" distB="0" distL="0" distR="0">
            <wp:extent cx="2289975" cy="2194559"/>
            <wp:effectExtent l="0" t="0" r="0" b="0"/>
            <wp:docPr id="7" name="Kép 6" descr="butter_pz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er_pz.sv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315" cy="219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96" w:name="_Ref357260163"/>
    <w:p w:rsidR="00273ECC" w:rsidRDefault="002E6C43" w:rsidP="00273ECC">
      <w:pPr>
        <w:pStyle w:val="Kpalrs"/>
      </w:pPr>
      <w:ins w:id="397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398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399" w:author="Bibók Andor" w:date="2013-05-26T19:40:00Z">
        <w:r>
          <w:rPr>
            <w:noProof/>
          </w:rPr>
          <w:t>5</w:t>
        </w:r>
        <w:r>
          <w:fldChar w:fldCharType="end"/>
        </w:r>
      </w:ins>
      <w:del w:id="400" w:author="Bibók Andor" w:date="2013-05-26T02:22:00Z">
        <w:r w:rsidR="0015420C" w:rsidDel="00EF4230">
          <w:fldChar w:fldCharType="begin"/>
        </w:r>
        <w:r w:rsidR="00405FAF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5</w:delText>
        </w:r>
        <w:r w:rsidR="0015420C" w:rsidDel="00EF4230">
          <w:fldChar w:fldCharType="end"/>
        </w:r>
      </w:del>
      <w:r w:rsidR="00273ECC">
        <w:t>. ábra</w:t>
      </w:r>
      <w:bookmarkEnd w:id="396"/>
      <w:r w:rsidR="00273ECC">
        <w:t xml:space="preserve">. </w:t>
      </w:r>
      <w:r w:rsidR="00A35CBD">
        <w:t>Egy h</w:t>
      </w:r>
      <w:r w:rsidR="00273ECC">
        <w:t>armadfokú Butterworth szűrő pólus-zérus eloszlása</w:t>
      </w:r>
      <w:r w:rsidR="00B37ADD">
        <w:t xml:space="preserve"> (a pólusok </w:t>
      </w:r>
      <w:commentRangeStart w:id="401"/>
      <w:r w:rsidR="00B37ADD">
        <w:t>fehérrel</w:t>
      </w:r>
      <w:commentRangeEnd w:id="401"/>
      <w:r w:rsidR="00F15BC5">
        <w:rPr>
          <w:rStyle w:val="Jegyzethivatkozs"/>
          <w:b w:val="0"/>
          <w:bCs w:val="0"/>
        </w:rPr>
        <w:commentReference w:id="401"/>
      </w:r>
      <w:r w:rsidR="00B37ADD">
        <w:t>)</w:t>
      </w:r>
    </w:p>
    <w:p w:rsidR="007F2310" w:rsidRPr="001101B5" w:rsidRDefault="007F2310" w:rsidP="00553C7A">
      <w:pPr>
        <w:rPr>
          <w:b/>
        </w:rPr>
      </w:pPr>
      <w:r w:rsidRPr="001101B5">
        <w:rPr>
          <w:b/>
        </w:rPr>
        <w:t>Csebisev szűrő</w:t>
      </w:r>
      <w:ins w:id="402" w:author="Bibók Andor" w:date="2013-05-26T21:26:00Z">
        <w:r w:rsidR="000C593F">
          <w:rPr>
            <w:b/>
          </w:rPr>
          <w:t xml:space="preserve"> </w:t>
        </w:r>
        <w:r w:rsidR="000C593F">
          <w:rPr>
            <w:b/>
          </w:rPr>
          <w:fldChar w:fldCharType="begin"/>
        </w:r>
        <w:r w:rsidR="000C593F">
          <w:rPr>
            <w:b/>
          </w:rPr>
          <w:instrText xml:space="preserve"> REF _Ref357366929 \r \h </w:instrText>
        </w:r>
        <w:r w:rsidR="000C593F">
          <w:rPr>
            <w:b/>
          </w:rPr>
        </w:r>
      </w:ins>
      <w:r w:rsidR="000C593F">
        <w:rPr>
          <w:b/>
        </w:rPr>
        <w:fldChar w:fldCharType="separate"/>
      </w:r>
      <w:ins w:id="403" w:author="Bibók Andor" w:date="2013-05-26T21:26:00Z">
        <w:r w:rsidR="000C593F">
          <w:rPr>
            <w:b/>
          </w:rPr>
          <w:t>[7]</w:t>
        </w:r>
        <w:r w:rsidR="000C593F">
          <w:rPr>
            <w:b/>
          </w:rPr>
          <w:fldChar w:fldCharType="end"/>
        </w:r>
      </w:ins>
    </w:p>
    <w:p w:rsidR="00CE24A2" w:rsidRDefault="001101B5" w:rsidP="00553C7A">
      <w:r>
        <w:t>A Csebisev approximáció során, a frekvenciamenet gyorsabb letörésének érdekében az áteresztő sávban feláldozzuk annak maximális laposságát, és megengedünk egy maximális ingadozást.</w:t>
      </w:r>
      <w:r w:rsidR="00E60A5C">
        <w:t xml:space="preserve"> Erre a feladatra</w:t>
      </w:r>
      <w:r w:rsidR="0084651B">
        <w:t xml:space="preserve"> kitűnően alkalmasok a </w:t>
      </w:r>
      <w:r w:rsidR="00E60A5C">
        <w:t xml:space="preserve">Csebisev-polinomok, mivel a [-1,1] tartományban ±1 </w:t>
      </w:r>
      <w:r w:rsidR="003A590E">
        <w:t>között egyenletesen ingadoznak, és a végtelenben a végtelenhez tartanak. A Csebisev-polinommal való közelítés következtében az áteresztő tartományban a frekvenciamenet egyenletesen fog ingadozni a specifikációban megadott értékek között, szélsőértékeit a szűrő fokszámával megegyező esetben veszi fel. A törésponti frekvencián megegyezik a maximálisan megengedett hibával, azon túl monoton csökken.</w:t>
      </w:r>
    </w:p>
    <w:p w:rsidR="00CE24A2" w:rsidRDefault="00CE24A2" w:rsidP="00CE24A2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4346216" cy="2776692"/>
            <wp:effectExtent l="19050" t="0" r="0" b="0"/>
            <wp:docPr id="2" name="Kép 1" descr="chebi_amp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bi_amp.sv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069" cy="27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A2" w:rsidRDefault="002E6C43" w:rsidP="00CE24A2">
      <w:pPr>
        <w:pStyle w:val="Kpalrs"/>
      </w:pPr>
      <w:ins w:id="404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405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406" w:author="Bibók Andor" w:date="2013-05-26T19:40:00Z">
        <w:r>
          <w:rPr>
            <w:noProof/>
          </w:rPr>
          <w:t>6</w:t>
        </w:r>
        <w:r>
          <w:fldChar w:fldCharType="end"/>
        </w:r>
      </w:ins>
      <w:del w:id="407" w:author="Bibók Andor" w:date="2013-05-26T02:22:00Z">
        <w:r w:rsidR="0015420C" w:rsidDel="00EF4230">
          <w:fldChar w:fldCharType="begin"/>
        </w:r>
        <w:r w:rsidR="0015420C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6</w:delText>
        </w:r>
        <w:r w:rsidR="0015420C" w:rsidDel="00EF4230">
          <w:fldChar w:fldCharType="end"/>
        </w:r>
      </w:del>
      <w:r w:rsidR="00CE24A2">
        <w:t xml:space="preserve">. ábra. A Csebisev szűrő amplitúdó </w:t>
      </w:r>
      <w:commentRangeStart w:id="408"/>
      <w:r w:rsidR="00CE24A2">
        <w:t>karakterisztikája</w:t>
      </w:r>
      <w:commentRangeEnd w:id="408"/>
      <w:r w:rsidR="00F15BC5">
        <w:rPr>
          <w:rStyle w:val="Jegyzethivatkozs"/>
          <w:b w:val="0"/>
          <w:bCs w:val="0"/>
        </w:rPr>
        <w:commentReference w:id="408"/>
      </w:r>
    </w:p>
    <w:p w:rsidR="00665C7E" w:rsidRDefault="0084651B" w:rsidP="00CE24A2">
      <w:pPr>
        <w:ind w:firstLine="0"/>
      </w:pPr>
      <w:r>
        <w:t>A szűrő átviteli karakterisztikája:</w:t>
      </w:r>
    </w:p>
    <w:p w:rsidR="0084651B" w:rsidRDefault="0015420C" w:rsidP="0084651B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(ω)</m:t>
              </m:r>
            </m:den>
          </m:f>
        </m:oMath>
      </m:oMathPara>
    </w:p>
    <w:p w:rsidR="0084651B" w:rsidRDefault="0084651B" w:rsidP="0084651B">
      <w:pPr>
        <w:ind w:firstLine="0"/>
      </w:pPr>
      <w:r>
        <w:t xml:space="preserve">ahol </w:t>
      </w:r>
      <w:r w:rsidRPr="0084651B">
        <w:rPr>
          <w:i/>
        </w:rPr>
        <w:t>N</w:t>
      </w:r>
      <w:r>
        <w:t xml:space="preserve"> a szűrő fokszáma, </w:t>
      </w:r>
      <w:r w:rsidRPr="006A460C">
        <w:rPr>
          <w:i/>
        </w:rPr>
        <w:t>ε</w:t>
      </w:r>
      <w:r>
        <w:t xml:space="preserve"> határozza </w:t>
      </w:r>
      <w:r w:rsidR="00CE24A2">
        <w:t xml:space="preserve">meg </w:t>
      </w:r>
      <w:r>
        <w:t xml:space="preserve">az ingadozást, és </w:t>
      </w:r>
      <w:r w:rsidRPr="0084651B">
        <w:rPr>
          <w:i/>
        </w:rPr>
        <w:t>T</w:t>
      </w:r>
      <w:r w:rsidRPr="0084651B">
        <w:rPr>
          <w:i/>
          <w:vertAlign w:val="subscript"/>
        </w:rPr>
        <w:t>N</w:t>
      </w:r>
      <w:r w:rsidRPr="0084651B">
        <w:rPr>
          <w:i/>
        </w:rPr>
        <w:t>(ω)</w:t>
      </w:r>
      <w:r>
        <w:t xml:space="preserve"> az </w:t>
      </w:r>
      <w:r w:rsidR="0015420C" w:rsidRPr="0015420C">
        <w:rPr>
          <w:i/>
          <w:rPrChange w:id="409" w:author="BME-MIT" w:date="2013-05-23T16:37:00Z">
            <w:rPr/>
          </w:rPrChange>
        </w:rPr>
        <w:t>N</w:t>
      </w:r>
      <w:r>
        <w:t>-edrendű Csebisev-poli</w:t>
      </w:r>
      <w:r w:rsidR="00CE24A2">
        <w:t>nom:</w:t>
      </w:r>
    </w:p>
    <w:p w:rsidR="00CE24A2" w:rsidRPr="0084651B" w:rsidRDefault="0015420C" w:rsidP="0084651B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(N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(ω)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   , ha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≤1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cosh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(N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, ha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 w:hAnsi="Cambria Math"/>
                    </w:rPr>
                    <m:t>&gt;1</m:t>
                  </m:r>
                </m:e>
              </m:eqArr>
            </m:e>
          </m:d>
        </m:oMath>
      </m:oMathPara>
    </w:p>
    <w:p w:rsidR="0084651B" w:rsidRDefault="0059721A" w:rsidP="0059721A">
      <w:pPr>
        <w:ind w:firstLine="0"/>
      </w:pPr>
      <w:r>
        <w:t xml:space="preserve">A kívánt maximális ingadozás ismeretében </w:t>
      </w:r>
      <w:r w:rsidRPr="006A460C">
        <w:rPr>
          <w:i/>
        </w:rPr>
        <w:t>ε</w:t>
      </w:r>
      <w:r>
        <w:t>-t a következő képlettel számíthatjuk ki:</w:t>
      </w:r>
    </w:p>
    <w:p w:rsidR="0059721A" w:rsidRDefault="0059721A" w:rsidP="0059721A">
      <m:oMathPara>
        <m:oMath>
          <m:r>
            <w:rPr>
              <w:rFonts w:ascii="Cambria Math" w:hAnsi="Cambria Math"/>
            </w:rPr>
            <m:t>ε=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410" w:author="BME-MIT" w:date="2013-05-23T16:38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ingadoz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hint="eastAsia"/>
                          <w:rPrChange w:id="411" w:author="BME-MIT" w:date="2013-05-23T16:38:00Z">
                            <w:rPr>
                              <w:rFonts w:ascii="Cambria Math" w:hAnsi="Cambria Math" w:hint="eastAsia"/>
                              <w:i/>
                            </w:rPr>
                          </w:rPrChange>
                        </w:rPr>
                        <m:t>á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412" w:author="BME-MIT" w:date="2013-05-23T16:38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s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413" w:author="BME-MIT" w:date="2013-05-23T16:38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dB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e>
          </m:rad>
        </m:oMath>
      </m:oMathPara>
    </w:p>
    <w:p w:rsidR="0059721A" w:rsidRDefault="0059721A" w:rsidP="0059721A">
      <w:pPr>
        <w:ind w:firstLine="0"/>
      </w:pPr>
      <w:r>
        <w:t xml:space="preserve">Ha a zárósáv paraméterei (záró frekvencia </w:t>
      </w:r>
      <w:r w:rsidRPr="00127AE6">
        <w:rPr>
          <w:i/>
        </w:rPr>
        <w:t>Ω</w:t>
      </w:r>
      <w:r w:rsidRPr="00127AE6">
        <w:rPr>
          <w:i/>
          <w:vertAlign w:val="subscript"/>
        </w:rPr>
        <w:t>z</w:t>
      </w:r>
      <w:r>
        <w:t xml:space="preserve">, minimális </w:t>
      </w:r>
      <w:r w:rsidR="00F66C18">
        <w:t>elnyomás</w:t>
      </w:r>
      <w:r>
        <w:t xml:space="preserve"> </w:t>
      </w:r>
      <w:r w:rsidRPr="00127AE6">
        <w:rPr>
          <w:i/>
        </w:rPr>
        <w:t>a</w:t>
      </w:r>
      <w:r w:rsidRPr="00127AE6">
        <w:rPr>
          <w:i/>
          <w:vertAlign w:val="subscript"/>
        </w:rPr>
        <w:t>z</w:t>
      </w:r>
      <w:r>
        <w:t>) vannak megadva, a szűrő fokszáma a következő módon számítható:</w:t>
      </w:r>
    </w:p>
    <w:p w:rsidR="00F66C18" w:rsidRDefault="00F66C18" w:rsidP="0059721A">
      <w:pPr>
        <w:ind w:firstLine="0"/>
      </w:pPr>
      <m:oMathPara>
        <m:oMath>
          <m:r>
            <w:rPr>
              <w:rFonts w:ascii="Cambria Math" w:hAnsi="Cambria Math"/>
            </w:rPr>
            <m:t>N≥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o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rad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 xml:space="preserve">         A=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414" w:author="BME-MIT" w:date="2013-05-23T16:38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z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415" w:author="BME-MIT" w:date="2013-05-23T16:38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dB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</m:sup>
          </m:sSup>
        </m:oMath>
      </m:oMathPara>
    </w:p>
    <w:p w:rsidR="00A42C63" w:rsidRDefault="00A42C63" w:rsidP="0059721A">
      <w:pPr>
        <w:ind w:firstLine="0"/>
      </w:pPr>
    </w:p>
    <w:p w:rsidR="002E0E77" w:rsidRDefault="002E0E77" w:rsidP="0059721A">
      <w:pPr>
        <w:ind w:firstLine="0"/>
      </w:pPr>
      <w:r>
        <w:t xml:space="preserve">A szűrő fokszámának, és az </w:t>
      </w:r>
      <w:r w:rsidRPr="006A460C">
        <w:rPr>
          <w:i/>
        </w:rPr>
        <w:t>ε</w:t>
      </w:r>
      <w:r>
        <w:t xml:space="preserve"> ismeretében a pólusok:</w:t>
      </w:r>
    </w:p>
    <w:p w:rsidR="002E0E77" w:rsidRDefault="0015420C" w:rsidP="0059721A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+j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k=1,2,…,N</m:t>
          </m:r>
        </m:oMath>
      </m:oMathPara>
    </w:p>
    <w:p w:rsidR="002E0E77" w:rsidRDefault="0015420C" w:rsidP="0059721A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2k-1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2N</m:t>
                      </m:r>
                    </m:den>
                  </m:f>
                </m:e>
              </m:d>
            </m:e>
          </m:func>
        </m:oMath>
      </m:oMathPara>
    </w:p>
    <w:p w:rsidR="0035431C" w:rsidRDefault="0015420C" w:rsidP="0035431C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2k-1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2N</m:t>
                      </m:r>
                    </m:den>
                  </m:f>
                </m:e>
              </m:d>
            </m:e>
          </m:func>
        </m:oMath>
      </m:oMathPara>
    </w:p>
    <w:p w:rsidR="0035431C" w:rsidRDefault="0035431C" w:rsidP="0035431C">
      <w:pPr>
        <w:ind w:firstLine="0"/>
      </w:pPr>
      <w:r>
        <w:t>ahol:</w:t>
      </w:r>
    </w:p>
    <w:p w:rsidR="0035431C" w:rsidRDefault="0015420C" w:rsidP="0035431C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hAnsi="Cambria Math"/>
                </w:rPr>
                <m:t>2γ</m:t>
              </m:r>
            </m:den>
          </m:f>
        </m:oMath>
      </m:oMathPara>
    </w:p>
    <w:p w:rsidR="0035431C" w:rsidRDefault="0015420C" w:rsidP="0035431C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2γ</m:t>
              </m:r>
            </m:den>
          </m:f>
        </m:oMath>
      </m:oMathPara>
    </w:p>
    <w:p w:rsidR="0035431C" w:rsidRDefault="0035431C" w:rsidP="0035431C">
      <w:pPr>
        <w:ind w:firstLine="0"/>
      </w:pPr>
      <m:oMathPara>
        <m:oMath>
          <m:r>
            <w:rPr>
              <w:rFonts w:ascii="Cambria Math" w:hAnsi="Cambria Math"/>
            </w:rPr>
            <m:t>γ=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ε</m:t>
                  </m:r>
                </m:den>
              </m:f>
            </m:e>
          </m:rad>
        </m:oMath>
      </m:oMathPara>
    </w:p>
    <w:p w:rsidR="00BF0AC3" w:rsidRDefault="00BF0AC3" w:rsidP="00BF0AC3">
      <w:pPr>
        <w:ind w:firstLine="0"/>
      </w:pPr>
      <w:r>
        <w:t>Könnyen belátható, hogy a szűrő pólusai, a komplex számsíkon ábrázolva, egy ellipszis bal ívének mentén helyezkednek el</w:t>
      </w:r>
      <w:r w:rsidR="00A27007">
        <w:t xml:space="preserve"> (</w:t>
      </w:r>
      <w:r w:rsidR="0015420C">
        <w:fldChar w:fldCharType="begin"/>
      </w:r>
      <w:r w:rsidR="00A27007">
        <w:instrText xml:space="preserve"> REF _Ref356341421 \h </w:instrText>
      </w:r>
      <w:r w:rsidR="00D75D11">
        <w:fldChar w:fldCharType="separate"/>
      </w:r>
      <w:ins w:id="416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7</w:t>
        </w:r>
        <w:r w:rsidR="00867516">
          <w:t>. ábra. Csebisev szűrő pólus-zérus eloszlása</w:t>
        </w:r>
      </w:ins>
      <w:r w:rsidR="0015420C">
        <w:fldChar w:fldCharType="end"/>
      </w:r>
      <w:r w:rsidR="0015420C">
        <w:fldChar w:fldCharType="begin"/>
      </w:r>
      <w:r w:rsidR="00A27007">
        <w:instrText xml:space="preserve"> REF _Ref356341428 \h </w:instrText>
      </w:r>
      <w:r w:rsidR="0015420C">
        <w:fldChar w:fldCharType="separate"/>
      </w:r>
      <w:ins w:id="417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7</w:t>
        </w:r>
        <w:r w:rsidR="00867516">
          <w:t>. ábra</w:t>
        </w:r>
      </w:ins>
      <w:ins w:id="418" w:author="BME-MIT" w:date="2013-05-23T16:39:00Z">
        <w:del w:id="419" w:author="Bibók Andor" w:date="2013-05-26T02:38:00Z">
          <w:r w:rsidR="00F15BC5" w:rsidDel="00D75D11">
            <w:rPr>
              <w:noProof/>
            </w:rPr>
            <w:delText>2</w:delText>
          </w:r>
          <w:r w:rsidR="00F15BC5" w:rsidDel="00D75D11">
            <w:noBreakHyphen/>
          </w:r>
          <w:r w:rsidR="00F15BC5" w:rsidDel="00D75D11">
            <w:rPr>
              <w:noProof/>
            </w:rPr>
            <w:delText>7</w:delText>
          </w:r>
          <w:r w:rsidR="00F15BC5" w:rsidDel="00D75D11">
            <w:delText>. ábra</w:delText>
          </w:r>
        </w:del>
      </w:ins>
      <w:del w:id="420" w:author="Bibók Andor" w:date="2013-05-26T02:38:00Z">
        <w:r w:rsidR="00A27007" w:rsidDel="00D75D11">
          <w:rPr>
            <w:noProof/>
          </w:rPr>
          <w:delText>2</w:delText>
        </w:r>
        <w:r w:rsidR="00A27007" w:rsidDel="00D75D11">
          <w:noBreakHyphen/>
        </w:r>
        <w:r w:rsidR="00A27007" w:rsidDel="00D75D11">
          <w:rPr>
            <w:noProof/>
          </w:rPr>
          <w:delText>6</w:delText>
        </w:r>
        <w:r w:rsidR="00A27007" w:rsidDel="00D75D11">
          <w:delText>. ábra</w:delText>
        </w:r>
      </w:del>
      <w:r w:rsidR="0015420C">
        <w:fldChar w:fldCharType="end"/>
      </w:r>
      <w:r w:rsidR="00A27007">
        <w:t>.) A Csebisev szűrő átviteli függvénye, a pólusokkal felírva:</w:t>
      </w:r>
    </w:p>
    <w:p w:rsidR="00A42C63" w:rsidRDefault="0015420C" w:rsidP="00A42C63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num>
            <m:den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</w:rPr>
            <m:t xml:space="preserve">       K=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-1 ,      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ha </m:t>
                  </m:r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 páratlan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o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, ha </m:t>
                  </m:r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 páros</m:t>
                  </m:r>
                </m:e>
              </m:eqArr>
            </m:e>
          </m:d>
        </m:oMath>
      </m:oMathPara>
    </w:p>
    <w:p w:rsidR="00A27007" w:rsidRDefault="00A27007" w:rsidP="00BF0AC3">
      <w:pPr>
        <w:ind w:firstLine="0"/>
      </w:pPr>
    </w:p>
    <w:p w:rsidR="00BF0AC3" w:rsidRDefault="00BF0AC3" w:rsidP="00BF0AC3">
      <w:pPr>
        <w:pStyle w:val="Kp"/>
      </w:pPr>
      <w:r w:rsidRPr="00BF0AC3">
        <w:rPr>
          <w:noProof/>
          <w:lang w:eastAsia="hu-HU"/>
        </w:rPr>
        <w:drawing>
          <wp:inline distT="0" distB="0" distL="0" distR="0">
            <wp:extent cx="2719346" cy="2606040"/>
            <wp:effectExtent l="0" t="0" r="4804" b="0"/>
            <wp:docPr id="3" name="Kép 2" descr="chebi_pz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bi_pz.sv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445" cy="26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21" w:name="_Ref356341428"/>
    <w:bookmarkStart w:id="422" w:name="_Ref356341421"/>
    <w:p w:rsidR="0059721A" w:rsidRPr="00BF0AC3" w:rsidRDefault="002E6C43" w:rsidP="00BF0AC3">
      <w:pPr>
        <w:pStyle w:val="Kpalrs"/>
      </w:pPr>
      <w:ins w:id="423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424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425" w:author="Bibók Andor" w:date="2013-05-26T19:40:00Z">
        <w:r>
          <w:rPr>
            <w:noProof/>
          </w:rPr>
          <w:t>7</w:t>
        </w:r>
        <w:r>
          <w:fldChar w:fldCharType="end"/>
        </w:r>
      </w:ins>
      <w:del w:id="426" w:author="Bibók Andor" w:date="2013-05-26T02:22:00Z">
        <w:r w:rsidR="0015420C" w:rsidDel="00EF4230">
          <w:fldChar w:fldCharType="begin"/>
        </w:r>
        <w:r w:rsidR="00E513DB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7</w:delText>
        </w:r>
        <w:r w:rsidR="0015420C" w:rsidDel="00EF4230">
          <w:fldChar w:fldCharType="end"/>
        </w:r>
      </w:del>
      <w:r w:rsidR="00BF0AC3">
        <w:t>. ábra</w:t>
      </w:r>
      <w:bookmarkEnd w:id="421"/>
      <w:r w:rsidR="00A27007">
        <w:t xml:space="preserve">. Csebisev szűrő pólus-zérus </w:t>
      </w:r>
      <w:commentRangeStart w:id="427"/>
      <w:r w:rsidR="00A27007">
        <w:t>eloszlása</w:t>
      </w:r>
      <w:bookmarkEnd w:id="422"/>
      <w:commentRangeEnd w:id="427"/>
      <w:r w:rsidR="00F15BC5">
        <w:rPr>
          <w:rStyle w:val="Jegyzethivatkozs"/>
          <w:b w:val="0"/>
          <w:bCs w:val="0"/>
        </w:rPr>
        <w:commentReference w:id="427"/>
      </w:r>
    </w:p>
    <w:p w:rsidR="00A27007" w:rsidRPr="00A27007" w:rsidRDefault="00A27007" w:rsidP="00553C7A"/>
    <w:p w:rsidR="007F2310" w:rsidRDefault="007F2310" w:rsidP="00553C7A">
      <w:pPr>
        <w:rPr>
          <w:b/>
        </w:rPr>
      </w:pPr>
      <w:r w:rsidRPr="00CE24A2">
        <w:rPr>
          <w:b/>
        </w:rPr>
        <w:lastRenderedPageBreak/>
        <w:t>Inverz Csebisev szűrő</w:t>
      </w:r>
      <w:ins w:id="428" w:author="Bibók Andor" w:date="2013-05-26T21:26:00Z">
        <w:r w:rsidR="000C593F">
          <w:rPr>
            <w:b/>
          </w:rPr>
          <w:t xml:space="preserve"> </w:t>
        </w:r>
        <w:r w:rsidR="000C593F">
          <w:rPr>
            <w:b/>
          </w:rPr>
          <w:fldChar w:fldCharType="begin"/>
        </w:r>
        <w:r w:rsidR="000C593F">
          <w:rPr>
            <w:b/>
          </w:rPr>
          <w:instrText xml:space="preserve"> REF _Ref357366929 \r \h </w:instrText>
        </w:r>
        <w:r w:rsidR="000C593F">
          <w:rPr>
            <w:b/>
          </w:rPr>
        </w:r>
      </w:ins>
      <w:r w:rsidR="000C593F">
        <w:rPr>
          <w:b/>
        </w:rPr>
        <w:fldChar w:fldCharType="separate"/>
      </w:r>
      <w:ins w:id="429" w:author="Bibók Andor" w:date="2013-05-26T21:26:00Z">
        <w:r w:rsidR="000C593F">
          <w:rPr>
            <w:b/>
          </w:rPr>
          <w:t>[7]</w:t>
        </w:r>
        <w:r w:rsidR="000C593F">
          <w:rPr>
            <w:b/>
          </w:rPr>
          <w:fldChar w:fldCharType="end"/>
        </w:r>
      </w:ins>
    </w:p>
    <w:p w:rsidR="005E136C" w:rsidRDefault="005E136C" w:rsidP="00F45C64">
      <w:r>
        <w:t>Az in</w:t>
      </w:r>
      <w:r w:rsidR="009F6F38">
        <w:t>verz Csebisev szűrő esetén</w:t>
      </w:r>
      <w:r w:rsidR="00F45C64">
        <w:t xml:space="preserve"> az át</w:t>
      </w:r>
      <w:r w:rsidR="00F76CBC">
        <w:t>eresztő</w:t>
      </w:r>
      <w:r w:rsidR="00F45C64">
        <w:t xml:space="preserve"> tartományban maximálisan laposan közelítjük az ideális karakterisztikát, míg a záró tartományban megengedjük annak bizonyos ingadozását.</w:t>
      </w:r>
      <w:r w:rsidR="00F76CBC">
        <w:t xml:space="preserve"> A frekvenciamenet monoton csökken az áteresztő tartományban, a záró frekvencián megegyezik a minimális elnyomással, a felett egyenletesen ingadozik a minimális- és a végtelen elnyomás között</w:t>
      </w:r>
      <w:ins w:id="430" w:author="Bibók Andor" w:date="2013-05-25T15:49:00Z">
        <w:r w:rsidR="00A60419">
          <w:t xml:space="preserve"> </w:t>
        </w:r>
      </w:ins>
      <w:ins w:id="431" w:author="Bibók Andor" w:date="2013-05-25T15:50:00Z">
        <w:r w:rsidR="00A60419">
          <w:t>(</w:t>
        </w:r>
        <w:r w:rsidR="0015420C">
          <w:fldChar w:fldCharType="begin"/>
        </w:r>
        <w:r w:rsidR="00A60419">
          <w:instrText xml:space="preserve"> REF _Ref357260336 \h </w:instrText>
        </w:r>
      </w:ins>
      <w:r w:rsidR="0015420C">
        <w:fldChar w:fldCharType="separate"/>
      </w:r>
      <w:ins w:id="432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8</w:t>
        </w:r>
        <w:r w:rsidR="00867516">
          <w:t>. ábra</w:t>
        </w:r>
      </w:ins>
      <w:ins w:id="433" w:author="Bibók Andor" w:date="2013-05-25T15:50:00Z">
        <w:r w:rsidR="0015420C">
          <w:fldChar w:fldCharType="end"/>
        </w:r>
        <w:r w:rsidR="00A60419">
          <w:t>)</w:t>
        </w:r>
      </w:ins>
      <w:r w:rsidR="00F76CBC">
        <w:t>.</w:t>
      </w:r>
    </w:p>
    <w:p w:rsidR="00F76CBC" w:rsidRDefault="00F76CBC" w:rsidP="00F76CBC">
      <w:pPr>
        <w:pStyle w:val="Kp"/>
      </w:pPr>
      <w:r>
        <w:rPr>
          <w:noProof/>
          <w:lang w:eastAsia="hu-HU"/>
        </w:rPr>
        <w:drawing>
          <wp:inline distT="0" distB="0" distL="0" distR="0">
            <wp:extent cx="4179238" cy="2784520"/>
            <wp:effectExtent l="19050" t="0" r="0" b="0"/>
            <wp:docPr id="4" name="Kép 3" descr="chebi2_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bi2_amp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796" cy="27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34" w:name="_Ref357260336"/>
    <w:p w:rsidR="00F76CBC" w:rsidRPr="00CE24A2" w:rsidRDefault="002E6C43" w:rsidP="00F76CBC">
      <w:pPr>
        <w:pStyle w:val="Kpalrs"/>
      </w:pPr>
      <w:ins w:id="435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436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437" w:author="Bibók Andor" w:date="2013-05-26T19:40:00Z">
        <w:r>
          <w:rPr>
            <w:noProof/>
          </w:rPr>
          <w:t>8</w:t>
        </w:r>
        <w:r>
          <w:fldChar w:fldCharType="end"/>
        </w:r>
      </w:ins>
      <w:del w:id="438" w:author="Bibók Andor" w:date="2013-05-26T02:22:00Z">
        <w:r w:rsidR="0015420C" w:rsidDel="00EF4230">
          <w:fldChar w:fldCharType="begin"/>
        </w:r>
        <w:r w:rsidR="00405FAF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8</w:delText>
        </w:r>
        <w:r w:rsidR="0015420C" w:rsidDel="00EF4230">
          <w:fldChar w:fldCharType="end"/>
        </w:r>
      </w:del>
      <w:r w:rsidR="00F76CBC">
        <w:t>. ábra</w:t>
      </w:r>
      <w:bookmarkEnd w:id="434"/>
      <w:r w:rsidR="00F76CBC">
        <w:t xml:space="preserve">. Inverz Csebisev </w:t>
      </w:r>
      <w:r w:rsidR="00B6196A">
        <w:t xml:space="preserve">szűrő </w:t>
      </w:r>
      <w:commentRangeStart w:id="439"/>
      <w:r w:rsidR="00B6196A">
        <w:t>frekvenciamenete</w:t>
      </w:r>
      <w:commentRangeEnd w:id="439"/>
      <w:r w:rsidR="00F15BC5">
        <w:rPr>
          <w:rStyle w:val="Jegyzethivatkozs"/>
          <w:b w:val="0"/>
          <w:bCs w:val="0"/>
        </w:rPr>
        <w:commentReference w:id="439"/>
      </w:r>
    </w:p>
    <w:p w:rsidR="00B6196A" w:rsidRDefault="00B6196A" w:rsidP="00B6196A">
      <w:pPr>
        <w:ind w:firstLine="0"/>
      </w:pPr>
      <w:r>
        <w:t>A szűrő átviteli karakterisztikája</w:t>
      </w:r>
      <w:r w:rsidR="00D06970">
        <w:t xml:space="preserve">, ha a záró frekvencia egységnyi, és a minimális elnyomást meghatározó tényező az </w:t>
      </w:r>
      <w:r w:rsidR="00D06970" w:rsidRPr="00D06970">
        <w:rPr>
          <w:i/>
        </w:rPr>
        <w:t>ε</w:t>
      </w:r>
      <w:r>
        <w:t>:</w:t>
      </w:r>
    </w:p>
    <w:p w:rsidR="00B6196A" w:rsidRDefault="0015420C" w:rsidP="00B6196A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(1/ω)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(1/ω)</m:t>
              </m:r>
            </m:den>
          </m:f>
        </m:oMath>
      </m:oMathPara>
    </w:p>
    <w:p w:rsidR="00B6196A" w:rsidRDefault="00D06970" w:rsidP="00006321">
      <w:pPr>
        <w:ind w:firstLine="0"/>
      </w:pPr>
      <w:r>
        <w:t>Azonban, ha a referens szűrő általunk használt definícióját kívánjuk alkalmazni, a fentebbi egyenlet bonyolultabb formát ölt:</w:t>
      </w:r>
    </w:p>
    <w:p w:rsidR="00D06970" w:rsidRDefault="0015420C" w:rsidP="00D0697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den>
                      </m:f>
                    </m:e>
                  </m:d>
                </m:den>
              </m:f>
            </m:den>
          </m:f>
        </m:oMath>
      </m:oMathPara>
    </w:p>
    <w:p w:rsidR="00D06970" w:rsidRDefault="00407DFB" w:rsidP="00006321">
      <w:pPr>
        <w:ind w:firstLine="0"/>
      </w:pPr>
      <w:r>
        <w:t xml:space="preserve">Az </w:t>
      </w:r>
      <w:r w:rsidRPr="00D06970">
        <w:rPr>
          <w:i/>
        </w:rPr>
        <w:t>ε</w:t>
      </w:r>
      <w:r w:rsidR="002F4ADC">
        <w:t xml:space="preserve"> tényezőt a következő</w:t>
      </w:r>
      <w:r>
        <w:t>kép</w:t>
      </w:r>
      <w:r w:rsidR="002F4ADC">
        <w:t>p</w:t>
      </w:r>
      <w:r>
        <w:t>en számíthatjuk:</w:t>
      </w:r>
    </w:p>
    <w:p w:rsidR="00407DFB" w:rsidRDefault="00407DFB" w:rsidP="00D06970">
      <m:oMathPara>
        <m:oMath>
          <m:r>
            <w:rPr>
              <w:rFonts w:ascii="Cambria Math" w:hAnsi="Cambria Math"/>
            </w:rPr>
            <m:t>ε=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:rsidR="00407DFB" w:rsidRDefault="00407DFB" w:rsidP="00006321">
      <w:pPr>
        <w:ind w:firstLine="0"/>
      </w:pPr>
      <w:r>
        <w:t xml:space="preserve">ahol </w:t>
      </w:r>
      <w:r w:rsidRPr="00407DFB">
        <w:rPr>
          <w:i/>
        </w:rPr>
        <w:t>a</w:t>
      </w:r>
      <w:r w:rsidRPr="00407DFB">
        <w:rPr>
          <w:i/>
          <w:vertAlign w:val="subscript"/>
        </w:rPr>
        <w:t>0</w:t>
      </w:r>
      <w:r>
        <w:t xml:space="preserve"> a törésponti frekvencián, </w:t>
      </w:r>
      <w:r w:rsidRPr="00407DFB">
        <w:rPr>
          <w:i/>
        </w:rPr>
        <w:t>a</w:t>
      </w:r>
      <w:r w:rsidRPr="00407DFB">
        <w:rPr>
          <w:i/>
          <w:vertAlign w:val="subscript"/>
        </w:rPr>
        <w:t>z</w:t>
      </w:r>
      <w:r>
        <w:t xml:space="preserve"> a stop frekvencián mért erősítés.</w:t>
      </w:r>
    </w:p>
    <w:p w:rsidR="00127AE6" w:rsidRDefault="00127AE6" w:rsidP="00D06970">
      <w:r>
        <w:lastRenderedPageBreak/>
        <w:t>Amennyiben nem ismerjük a szűrő fokszámát, azt az alábbi képlettel számíthatjuk:</w:t>
      </w:r>
    </w:p>
    <w:p w:rsidR="00127AE6" w:rsidRDefault="00127AE6" w:rsidP="00D06970">
      <m:oMathPara>
        <m:oMath>
          <m:r>
            <w:rPr>
              <w:rFonts w:ascii="Cambria Math" w:hAnsi="Cambria Math"/>
            </w:rPr>
            <m:t>N≥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e>
              </m:func>
            </m:den>
          </m:f>
        </m:oMath>
      </m:oMathPara>
    </w:p>
    <w:p w:rsidR="00127AE6" w:rsidRDefault="00127AE6" w:rsidP="00006321">
      <w:pPr>
        <w:ind w:firstLine="0"/>
      </w:pPr>
      <w:r>
        <w:t xml:space="preserve">Azonban, mivel </w:t>
      </w:r>
      <w:r w:rsidRPr="00127AE6">
        <w:rPr>
          <w:i/>
        </w:rPr>
        <w:t>N</w:t>
      </w:r>
      <w:r>
        <w:t xml:space="preserve">-et a következő egészre kerekítettük fel, rögzített </w:t>
      </w:r>
      <w:r w:rsidRPr="00127AE6">
        <w:rPr>
          <w:i/>
        </w:rPr>
        <w:t>Ω</w:t>
      </w:r>
      <w:r w:rsidRPr="00127AE6">
        <w:rPr>
          <w:i/>
          <w:vertAlign w:val="subscript"/>
        </w:rPr>
        <w:t>z</w:t>
      </w:r>
      <w:r w:rsidRPr="00D06970">
        <w:rPr>
          <w:i/>
        </w:rPr>
        <w:t xml:space="preserve"> </w:t>
      </w:r>
      <w:r>
        <w:t xml:space="preserve">esetén </w:t>
      </w:r>
      <w:r w:rsidRPr="00D06970">
        <w:rPr>
          <w:i/>
        </w:rPr>
        <w:t>ε</w:t>
      </w:r>
      <w:r>
        <w:rPr>
          <w:i/>
        </w:rPr>
        <w:t xml:space="preserve"> </w:t>
      </w:r>
      <w:r>
        <w:t xml:space="preserve">csökkenni fog, aminek következtében </w:t>
      </w:r>
      <w:r w:rsidR="00391FA7">
        <w:t xml:space="preserve">az áteresztő </w:t>
      </w:r>
      <w:r>
        <w:t xml:space="preserve">vagy </w:t>
      </w:r>
      <w:r w:rsidR="00391FA7">
        <w:t xml:space="preserve">a záró tartományban megadott specifikációt túl fogjuk teljesíteni. A lentebb bemutatott pólus-zérus számítási algoritmus a záró tartományban megadott minimális elnyomással számol, így végső soron az áteresztő tartományban lesz kisebb a maximális elnyomás. A pólusok és zérusok kiszámítása a következő módon </w:t>
      </w:r>
      <w:commentRangeStart w:id="440"/>
      <w:r w:rsidR="00391FA7">
        <w:t>történik</w:t>
      </w:r>
      <w:commentRangeEnd w:id="440"/>
      <w:r w:rsidR="00F15BC5">
        <w:rPr>
          <w:rStyle w:val="Jegyzethivatkozs"/>
        </w:rPr>
        <w:commentReference w:id="440"/>
      </w:r>
      <w:r w:rsidR="00391FA7">
        <w:t>:</w:t>
      </w:r>
    </w:p>
    <w:p w:rsidR="00391FA7" w:rsidRDefault="0015420C" w:rsidP="00D0697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-j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den>
          </m:f>
        </m:oMath>
      </m:oMathPara>
    </w:p>
    <w:p w:rsidR="00391FA7" w:rsidRDefault="0015420C" w:rsidP="00D0697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=j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den>
          </m:f>
        </m:oMath>
      </m:oMathPara>
    </w:p>
    <w:p w:rsidR="00391FA7" w:rsidRDefault="00391FA7" w:rsidP="00006321">
      <w:pPr>
        <w:ind w:firstLine="0"/>
      </w:pPr>
      <w:r>
        <w:t>ahol:</w:t>
      </w:r>
    </w:p>
    <w:p w:rsidR="00006321" w:rsidRDefault="0015420C" w:rsidP="00006321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2γ</m:t>
              </m:r>
            </m:den>
          </m:f>
          <m:r>
            <w:rPr>
              <w:rFonts w:ascii="Cambria Math" w:hAnsi="Cambria Math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         d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hAnsi="Cambria Math"/>
                </w:rPr>
                <m:t>2γ</m:t>
              </m:r>
            </m:den>
          </m:f>
        </m:oMath>
      </m:oMathPara>
    </w:p>
    <w:p w:rsidR="00391FA7" w:rsidRDefault="00391FA7" w:rsidP="00006321">
      <w:pPr>
        <w:ind w:firstLine="0"/>
      </w:pPr>
      <m:oMathPara>
        <m:oMath>
          <m:r>
            <w:rPr>
              <w:rFonts w:ascii="Cambria Math" w:hAnsi="Cambria Math"/>
            </w:rPr>
            <m:t>γ=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 xml:space="preserve">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2k-1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π</m:t>
          </m:r>
        </m:oMath>
      </m:oMathPara>
    </w:p>
    <w:p w:rsidR="00006321" w:rsidRDefault="005E2D14" w:rsidP="005E2D14">
      <w:r>
        <w:t>Az inverz Csebisev szűrő pólusokkal és zérusokkal felírt átviteli függvénye a következő:</w:t>
      </w:r>
    </w:p>
    <w:p w:rsidR="005E2D14" w:rsidRDefault="0015420C" w:rsidP="005E2D1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num>
            <m:den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:rsidR="005C3D1E" w:rsidRDefault="005E2D14" w:rsidP="005C3D1E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3101008" cy="2971799"/>
            <wp:effectExtent l="0" t="0" r="4142" b="0"/>
            <wp:docPr id="5" name="Kép 4" descr="chebi2_pz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bi2_pz.sv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243" cy="29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14" w:rsidRPr="00127AE6" w:rsidRDefault="002E6C43" w:rsidP="005C3D1E">
      <w:pPr>
        <w:pStyle w:val="Kpalrs"/>
      </w:pPr>
      <w:ins w:id="441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442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443" w:author="Bibók Andor" w:date="2013-05-26T19:40:00Z">
        <w:r>
          <w:rPr>
            <w:noProof/>
          </w:rPr>
          <w:t>9</w:t>
        </w:r>
        <w:r>
          <w:fldChar w:fldCharType="end"/>
        </w:r>
      </w:ins>
      <w:del w:id="444" w:author="Bibók Andor" w:date="2013-05-26T02:22:00Z">
        <w:r w:rsidR="0015420C" w:rsidDel="00EF4230">
          <w:fldChar w:fldCharType="begin"/>
        </w:r>
        <w:r w:rsidR="0015420C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9</w:delText>
        </w:r>
        <w:r w:rsidR="0015420C" w:rsidDel="00EF4230">
          <w:fldChar w:fldCharType="end"/>
        </w:r>
      </w:del>
      <w:r w:rsidR="005C3D1E">
        <w:t xml:space="preserve">. ábra. </w:t>
      </w:r>
      <w:r w:rsidR="005E24A8">
        <w:t xml:space="preserve">Inverz Csebisev szűrő pólus-zérus </w:t>
      </w:r>
      <w:commentRangeStart w:id="445"/>
      <w:r w:rsidR="005E24A8">
        <w:t>eloszlása</w:t>
      </w:r>
      <w:commentRangeEnd w:id="445"/>
      <w:r w:rsidR="00F15BC5">
        <w:rPr>
          <w:rStyle w:val="Jegyzethivatkozs"/>
          <w:b w:val="0"/>
          <w:bCs w:val="0"/>
        </w:rPr>
        <w:commentReference w:id="445"/>
      </w:r>
    </w:p>
    <w:p w:rsidR="007F2310" w:rsidRDefault="007F2310" w:rsidP="00553C7A">
      <w:pPr>
        <w:rPr>
          <w:b/>
        </w:rPr>
      </w:pPr>
      <w:r w:rsidRPr="00CE24A2">
        <w:rPr>
          <w:b/>
        </w:rPr>
        <w:t>Elliptikus (Cauer) szűrő</w:t>
      </w:r>
      <w:ins w:id="446" w:author="Bibók Andor" w:date="2013-05-26T21:30:00Z">
        <w:r w:rsidR="000C593F">
          <w:rPr>
            <w:b/>
          </w:rPr>
          <w:t xml:space="preserve"> </w:t>
        </w:r>
        <w:r w:rsidR="000C593F">
          <w:rPr>
            <w:b/>
          </w:rPr>
          <w:fldChar w:fldCharType="begin"/>
        </w:r>
        <w:r w:rsidR="000C593F">
          <w:rPr>
            <w:b/>
          </w:rPr>
          <w:instrText xml:space="preserve"> REF _Ref357367169 \r \h </w:instrText>
        </w:r>
        <w:r w:rsidR="000C593F">
          <w:rPr>
            <w:b/>
          </w:rPr>
        </w:r>
      </w:ins>
      <w:r w:rsidR="000C593F">
        <w:rPr>
          <w:b/>
        </w:rPr>
        <w:fldChar w:fldCharType="separate"/>
      </w:r>
      <w:ins w:id="447" w:author="Bibók Andor" w:date="2013-05-26T21:30:00Z">
        <w:r w:rsidR="000C593F">
          <w:rPr>
            <w:b/>
          </w:rPr>
          <w:t>[8]</w:t>
        </w:r>
        <w:r w:rsidR="000C593F">
          <w:rPr>
            <w:b/>
          </w:rPr>
          <w:fldChar w:fldCharType="end"/>
        </w:r>
      </w:ins>
    </w:p>
    <w:p w:rsidR="00873042" w:rsidRDefault="005C3D1E" w:rsidP="00F73607">
      <w:r>
        <w:t>A</w:t>
      </w:r>
      <w:r w:rsidR="00F73607">
        <w:t xml:space="preserve"> Cauer szűrő esetében, a szelektivitás növelésének érdekében</w:t>
      </w:r>
      <w:del w:id="448" w:author="BME-MIT" w:date="2013-05-23T16:42:00Z">
        <w:r w:rsidR="00F73607" w:rsidDel="00F15BC5">
          <w:delText>,</w:delText>
        </w:r>
      </w:del>
      <w:r w:rsidR="00F73607">
        <w:t xml:space="preserve"> további engedményeket teszünk a karakterisztika lapossága felé. Mind az áteresztő, mind a záró tartományban megengedünk egy bizonyos fokú ingadozást</w:t>
      </w:r>
      <w:ins w:id="449" w:author="Bibók Andor" w:date="2013-05-25T15:53:00Z">
        <w:r w:rsidR="00E93EA6">
          <w:t xml:space="preserve"> (</w:t>
        </w:r>
        <w:r w:rsidR="0015420C">
          <w:fldChar w:fldCharType="begin"/>
        </w:r>
        <w:r w:rsidR="00E93EA6">
          <w:instrText xml:space="preserve"> REF _Ref357260563 \h </w:instrText>
        </w:r>
      </w:ins>
      <w:r w:rsidR="0015420C">
        <w:fldChar w:fldCharType="separate"/>
      </w:r>
      <w:ins w:id="450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10</w:t>
        </w:r>
        <w:r w:rsidR="00867516">
          <w:t>. ábra</w:t>
        </w:r>
      </w:ins>
      <w:ins w:id="451" w:author="Bibók Andor" w:date="2013-05-25T15:53:00Z">
        <w:r w:rsidR="0015420C">
          <w:fldChar w:fldCharType="end"/>
        </w:r>
      </w:ins>
      <w:ins w:id="452" w:author="Bibók Andor" w:date="2013-05-25T15:54:00Z">
        <w:r w:rsidR="00E93EA6">
          <w:t>)</w:t>
        </w:r>
      </w:ins>
      <w:r w:rsidR="00F73607">
        <w:t>. Az átviteli függvény a következő:</w:t>
      </w:r>
    </w:p>
    <w:p w:rsidR="00F73607" w:rsidRDefault="0015420C" w:rsidP="00F73607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(ω)</m:t>
              </m:r>
            </m:den>
          </m:f>
        </m:oMath>
      </m:oMathPara>
    </w:p>
    <w:p w:rsidR="00F73607" w:rsidRDefault="00F73607" w:rsidP="00F73607">
      <w:pPr>
        <w:ind w:firstLine="0"/>
      </w:pPr>
      <w:r>
        <w:t xml:space="preserve">ahol </w:t>
      </w:r>
      <w:r w:rsidRPr="00F73607">
        <w:rPr>
          <w:i/>
        </w:rPr>
        <w:t>G</w:t>
      </w:r>
      <w:r w:rsidRPr="00F73607">
        <w:rPr>
          <w:i/>
          <w:vertAlign w:val="subscript"/>
        </w:rPr>
        <w:t>N</w:t>
      </w:r>
      <w:r w:rsidRPr="00F73607">
        <w:rPr>
          <w:i/>
        </w:rPr>
        <w:t>(ω)</w:t>
      </w:r>
      <w:r>
        <w:rPr>
          <w:i/>
        </w:rPr>
        <w:t xml:space="preserve"> </w:t>
      </w:r>
      <w:r>
        <w:t>a Csebisev-polinom általánosítása, számításához elliptikus integrálokra van szükség.</w:t>
      </w:r>
      <w:r w:rsidR="005C3D1E">
        <w:t xml:space="preserve"> A polinom nem csak </w:t>
      </w:r>
      <w:r w:rsidR="005C3D1E" w:rsidRPr="00F73607">
        <w:rPr>
          <w:i/>
        </w:rPr>
        <w:t>ω</w:t>
      </w:r>
      <w:r w:rsidR="005C3D1E">
        <w:t xml:space="preserve"> függvénye, így lehetőség van különböző mértékű ingadozás felírására a két tartományban.</w:t>
      </w:r>
    </w:p>
    <w:p w:rsidR="005C3D1E" w:rsidRDefault="005C3D1E" w:rsidP="005C3D1E">
      <w:r>
        <w:t>Az elliptikus szűrő számítása</w:t>
      </w:r>
      <w:r w:rsidR="00373FFE">
        <w:t>, az elliptikus integrálok miatt,</w:t>
      </w:r>
      <w:r>
        <w:t xml:space="preserve"> jóval nehezebb, mint az első három tárgyalt szűrőé, részletezésével nem foglalkozunk.</w:t>
      </w:r>
    </w:p>
    <w:p w:rsidR="00A743BF" w:rsidRDefault="005C3D1E" w:rsidP="00A743BF">
      <w:pPr>
        <w:pStyle w:val="Kp"/>
      </w:pPr>
      <w:r w:rsidRPr="005C3D1E">
        <w:rPr>
          <w:noProof/>
          <w:lang w:eastAsia="hu-HU"/>
        </w:rPr>
        <w:lastRenderedPageBreak/>
        <w:drawing>
          <wp:inline distT="0" distB="0" distL="0" distR="0">
            <wp:extent cx="3733965" cy="2385541"/>
            <wp:effectExtent l="19050" t="0" r="0" b="0"/>
            <wp:docPr id="10" name="Kép 9" descr="ell_a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l_amp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467" cy="238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53" w:name="_Ref357260563"/>
    <w:p w:rsidR="005C3D1E" w:rsidRPr="00F73607" w:rsidRDefault="002E6C43" w:rsidP="00A743BF">
      <w:pPr>
        <w:pStyle w:val="Kpalrs"/>
      </w:pPr>
      <w:ins w:id="454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455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456" w:author="Bibók Andor" w:date="2013-05-26T19:40:00Z">
        <w:r>
          <w:rPr>
            <w:noProof/>
          </w:rPr>
          <w:t>10</w:t>
        </w:r>
        <w:r>
          <w:fldChar w:fldCharType="end"/>
        </w:r>
      </w:ins>
      <w:del w:id="457" w:author="Bibók Andor" w:date="2013-05-26T02:22:00Z">
        <w:r w:rsidR="0015420C" w:rsidDel="00EF4230">
          <w:fldChar w:fldCharType="begin"/>
        </w:r>
        <w:r w:rsidR="00405FAF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10</w:delText>
        </w:r>
        <w:r w:rsidR="0015420C" w:rsidDel="00EF4230">
          <w:fldChar w:fldCharType="end"/>
        </w:r>
      </w:del>
      <w:r w:rsidR="00A743BF">
        <w:t>. ábra</w:t>
      </w:r>
      <w:bookmarkEnd w:id="453"/>
      <w:r w:rsidR="00A743BF">
        <w:t xml:space="preserve">. Elliptikus szűrő </w:t>
      </w:r>
      <w:commentRangeStart w:id="458"/>
      <w:r w:rsidR="00A743BF">
        <w:t>amplitúdó karakterisztikája</w:t>
      </w:r>
      <w:commentRangeEnd w:id="458"/>
      <w:r w:rsidR="00901F5F">
        <w:rPr>
          <w:rStyle w:val="Jegyzethivatkozs"/>
          <w:b w:val="0"/>
          <w:bCs w:val="0"/>
        </w:rPr>
        <w:commentReference w:id="458"/>
      </w:r>
    </w:p>
    <w:p w:rsidR="007F2310" w:rsidRDefault="007F2310" w:rsidP="00E06251">
      <w:pPr>
        <w:pStyle w:val="Cmsor4"/>
      </w:pPr>
      <w:bookmarkStart w:id="459" w:name="_Ref357361545"/>
      <w:r>
        <w:t>Transzformálás</w:t>
      </w:r>
      <w:bookmarkEnd w:id="459"/>
      <w:ins w:id="460" w:author="Bibók Andor" w:date="2013-05-26T21:30:00Z">
        <w:r w:rsidR="000C593F">
          <w:t xml:space="preserve"> </w:t>
        </w:r>
        <w:r w:rsidR="000C593F">
          <w:fldChar w:fldCharType="begin"/>
        </w:r>
        <w:r w:rsidR="000C593F">
          <w:instrText xml:space="preserve"> REF _Ref357367169 \r \h </w:instrText>
        </w:r>
      </w:ins>
      <w:r w:rsidR="000C593F">
        <w:fldChar w:fldCharType="separate"/>
      </w:r>
      <w:ins w:id="461" w:author="Bibók Andor" w:date="2013-05-26T21:30:00Z">
        <w:r w:rsidR="000C593F">
          <w:t>[8]</w:t>
        </w:r>
        <w:r w:rsidR="000C593F">
          <w:fldChar w:fldCharType="end"/>
        </w:r>
      </w:ins>
    </w:p>
    <w:p w:rsidR="00C4106B" w:rsidRDefault="00877309" w:rsidP="00C4106B">
      <w:r>
        <w:t xml:space="preserve">A frekvencia-transzformáció két lépésből áll. </w:t>
      </w:r>
      <w:r w:rsidR="00C4106B">
        <w:t>Miután megkaptuk a referens aluláteresztő szűrőt, azt át kell alakítani a kívánt formájúvá, majd el kell tolni a specifikációban megadott frekvenciára.</w:t>
      </w:r>
    </w:p>
    <w:p w:rsidR="0048657E" w:rsidRPr="00C4106B" w:rsidRDefault="0048657E" w:rsidP="00C4106B"/>
    <w:p w:rsidR="007F2310" w:rsidRPr="00BF6EEE" w:rsidRDefault="007F2310" w:rsidP="007F2310">
      <w:pPr>
        <w:rPr>
          <w:b/>
        </w:rPr>
      </w:pPr>
      <w:r w:rsidRPr="00BF6EEE">
        <w:rPr>
          <w:b/>
        </w:rPr>
        <w:t>Aluláteresztő</w:t>
      </w:r>
    </w:p>
    <w:p w:rsidR="00877309" w:rsidRDefault="00877309" w:rsidP="007F2310">
      <w:r>
        <w:t>Aluláteresztő szűrő esetén az első lépés kihagyható. A kívánt karakterisztika az</w:t>
      </w:r>
    </w:p>
    <w:p w:rsidR="00877309" w:rsidRDefault="00877309" w:rsidP="007F2310">
      <m:oMathPara>
        <m:oMath>
          <m:r>
            <w:rPr>
              <w:rFonts w:ascii="Cambria Math" w:hAnsi="Cambria Math"/>
            </w:rPr>
            <m:t>s</m:t>
          </m:r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box>
        </m:oMath>
      </m:oMathPara>
    </w:p>
    <w:p w:rsidR="00877309" w:rsidRDefault="00877309" w:rsidP="00877309">
      <w:pPr>
        <w:ind w:firstLine="0"/>
      </w:pPr>
      <w:r>
        <w:t>helyettesítéssel kapható. Ez esetben a p</w:t>
      </w:r>
      <w:r w:rsidR="002F4ADC">
        <w:t>ólusok és a zérusok a következő</w:t>
      </w:r>
      <w:r>
        <w:t>kép</w:t>
      </w:r>
      <w:r w:rsidR="002F4ADC">
        <w:t>p</w:t>
      </w:r>
      <w:r>
        <w:t>en módosulnak:</w:t>
      </w:r>
    </w:p>
    <w:p w:rsidR="00877309" w:rsidRDefault="0015420C" w:rsidP="00877309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48657E" w:rsidRDefault="0048657E" w:rsidP="00877309">
      <w:pPr>
        <w:ind w:firstLine="0"/>
      </w:pPr>
    </w:p>
    <w:p w:rsidR="007F2310" w:rsidRPr="00BF6EEE" w:rsidRDefault="007F2310" w:rsidP="007F2310">
      <w:pPr>
        <w:rPr>
          <w:b/>
        </w:rPr>
      </w:pPr>
      <w:r w:rsidRPr="00BF6EEE">
        <w:rPr>
          <w:b/>
        </w:rPr>
        <w:t>Felüláteresztő</w:t>
      </w:r>
    </w:p>
    <w:p w:rsidR="00BF6EEE" w:rsidRDefault="00BF6EEE" w:rsidP="007F2310">
      <w:r>
        <w:t>Felüláteresztő szűrő esetén a helyettesítés a következő:</w:t>
      </w:r>
    </w:p>
    <w:p w:rsidR="00BF6EEE" w:rsidRDefault="00BF6EEE" w:rsidP="00BF6EEE">
      <m:oMathPara>
        <m:oMath>
          <m:r>
            <w:rPr>
              <w:rFonts w:ascii="Cambria Math" w:hAnsi="Cambria Math"/>
            </w:rPr>
            <m:t>s</m:t>
          </m:r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box>
        </m:oMath>
      </m:oMathPara>
    </w:p>
    <w:p w:rsidR="00BF6EEE" w:rsidRDefault="00BF6EEE" w:rsidP="00BF6EEE">
      <w:pPr>
        <w:ind w:firstLine="0"/>
      </w:pPr>
      <w:r>
        <w:t>A pólusok és zérusok megváltozása:</w:t>
      </w:r>
    </w:p>
    <w:p w:rsidR="00BF6EEE" w:rsidRDefault="0015420C" w:rsidP="00BF6EEE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:rsidR="00BF6EEE" w:rsidRDefault="00BF6EEE" w:rsidP="00BF6EEE">
      <w:pPr>
        <w:ind w:firstLine="0"/>
      </w:pPr>
      <w:r>
        <w:t xml:space="preserve">Ezen felül pólus esetén bejön egy </w:t>
      </w:r>
      <w:r w:rsidR="00224535">
        <w:t>differenciátor</w:t>
      </w:r>
      <w:r>
        <w:t>, illetve zérus esetén egy integrátor.</w:t>
      </w:r>
    </w:p>
    <w:p w:rsidR="0048657E" w:rsidRDefault="0048657E" w:rsidP="00BF6EEE">
      <w:pPr>
        <w:ind w:firstLine="0"/>
      </w:pPr>
    </w:p>
    <w:p w:rsidR="007F2310" w:rsidRPr="00CB3D01" w:rsidRDefault="007F2310" w:rsidP="007F2310">
      <w:pPr>
        <w:rPr>
          <w:b/>
        </w:rPr>
      </w:pPr>
      <w:r w:rsidRPr="00CB3D01">
        <w:rPr>
          <w:b/>
        </w:rPr>
        <w:t>Sáváteresztő</w:t>
      </w:r>
    </w:p>
    <w:p w:rsidR="00BF6EEE" w:rsidRDefault="00BF6EEE" w:rsidP="007F2310">
      <w:r>
        <w:t>Sáváteresztő szűrő esetében már bonyolultabb az átalakítás. A behelyettesítés:</w:t>
      </w:r>
    </w:p>
    <w:p w:rsidR="00BF6EEE" w:rsidRDefault="00BF6EEE" w:rsidP="00BF6EEE">
      <m:oMathPara>
        <m:oMath>
          <m:r>
            <w:rPr>
              <w:rFonts w:ascii="Cambria Math" w:hAnsi="Cambria Math"/>
            </w:rPr>
            <m:t>s</m:t>
          </m:r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s</m:t>
                  </m:r>
                </m:den>
              </m:f>
            </m:e>
          </m:box>
        </m:oMath>
      </m:oMathPara>
    </w:p>
    <w:p w:rsidR="00BF6EEE" w:rsidRDefault="00BF6EEE" w:rsidP="00CB3D01">
      <w:pPr>
        <w:ind w:firstLine="0"/>
      </w:pPr>
      <w:r>
        <w:t>ahol ω</w:t>
      </w:r>
      <w:r>
        <w:rPr>
          <w:vertAlign w:val="subscript"/>
        </w:rPr>
        <w:t>0</w:t>
      </w:r>
      <w:r>
        <w:t xml:space="preserve"> a sávközépi frekvencia</w:t>
      </w:r>
      <w:r w:rsidR="00CB3D01">
        <w:t>,</w:t>
      </w:r>
      <w:r w:rsidR="006113E1">
        <w:t xml:space="preserve"> ω</w:t>
      </w:r>
      <w:r w:rsidR="006113E1">
        <w:rPr>
          <w:vertAlign w:val="subscript"/>
        </w:rPr>
        <w:t>d</w:t>
      </w:r>
      <w:r w:rsidR="006113E1">
        <w:t xml:space="preserve"> a sávszélesség,</w:t>
      </w:r>
      <w:r w:rsidR="00CB3D01">
        <w:t xml:space="preserve"> és teljesül</w:t>
      </w:r>
      <w:r w:rsidR="006113E1">
        <w:t>nek</w:t>
      </w:r>
      <w:r w:rsidR="00CB3D01">
        <w:t xml:space="preserve"> a következő</w:t>
      </w:r>
      <w:r w:rsidR="006113E1">
        <w:t>k</w:t>
      </w:r>
      <w:r w:rsidR="00CB3D01">
        <w:t>:</w:t>
      </w:r>
    </w:p>
    <w:p w:rsidR="00CB3D01" w:rsidRDefault="0015420C" w:rsidP="00D05C0E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-ω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&gt;ω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D05C0E" w:rsidRDefault="00D05C0E" w:rsidP="00D05C0E">
      <w:pPr>
        <w:ind w:firstLine="0"/>
      </w:pPr>
      <w:r>
        <w:t>Ha elvégezzük a behelyettesítést egy aluláteresztő tagba, akkor az a következőképpen f</w:t>
      </w:r>
      <w:r w:rsidR="002F4ADC">
        <w:t>og alakulni</w:t>
      </w:r>
      <w:r w:rsidR="00275411">
        <w:t xml:space="preserve"> (felüláteresztő tag esetén a reciproka)</w:t>
      </w:r>
      <w:r w:rsidR="002F4ADC">
        <w:t>:</w:t>
      </w:r>
    </w:p>
    <w:p w:rsidR="002F4ADC" w:rsidRDefault="0015420C" w:rsidP="00D05C0E">
      <w:pPr>
        <w:ind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hAnsi="Cambria Math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</m:oMath>
      </m:oMathPara>
    </w:p>
    <w:p w:rsidR="002F4ADC" w:rsidRDefault="00275411" w:rsidP="00D05C0E">
      <w:pPr>
        <w:ind w:firstLine="0"/>
      </w:pPr>
      <w:r>
        <w:t>A pólusok és zérusok megváltozása itt már bonyolultabban adódik:</w:t>
      </w:r>
    </w:p>
    <w:p w:rsidR="00275411" w:rsidRPr="00BF6EEE" w:rsidRDefault="0015420C" w:rsidP="00D05C0E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=β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1±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</w:rPr>
            <m:t xml:space="preserve">        β=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BF6EEE" w:rsidRDefault="00BF6EEE" w:rsidP="007F2310"/>
    <w:p w:rsidR="007F2310" w:rsidRDefault="007F2310" w:rsidP="007F2310">
      <w:pPr>
        <w:rPr>
          <w:b/>
        </w:rPr>
      </w:pPr>
      <w:r w:rsidRPr="00CB3D01">
        <w:rPr>
          <w:b/>
        </w:rPr>
        <w:t>Sávzáró</w:t>
      </w:r>
    </w:p>
    <w:p w:rsidR="00275411" w:rsidRDefault="00275411" w:rsidP="007F2310">
      <w:r>
        <w:t xml:space="preserve">Sávzáró transzformációnál </w:t>
      </w:r>
      <w:r w:rsidR="006113E1">
        <w:t>a behelyettesítendő a sáváteresztő reciproka:</w:t>
      </w:r>
    </w:p>
    <w:p w:rsidR="006113E1" w:rsidRDefault="006113E1" w:rsidP="006113E1">
      <m:oMathPara>
        <m:oMath>
          <m:r>
            <w:rPr>
              <w:rFonts w:ascii="Cambria Math" w:hAnsi="Cambria Math"/>
            </w:rPr>
            <m:t>s</m:t>
          </m:r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box>
        </m:oMath>
      </m:oMathPara>
    </w:p>
    <w:p w:rsidR="006113E1" w:rsidRDefault="006113E1" w:rsidP="006113E1">
      <w:pPr>
        <w:ind w:firstLine="0"/>
      </w:pPr>
      <w:r>
        <w:t>ω</w:t>
      </w:r>
      <w:r>
        <w:rPr>
          <w:vertAlign w:val="subscript"/>
        </w:rPr>
        <w:t>0</w:t>
      </w:r>
      <w:r>
        <w:t>-ra és ω</w:t>
      </w:r>
      <w:r>
        <w:rPr>
          <w:vertAlign w:val="subscript"/>
        </w:rPr>
        <w:t>d</w:t>
      </w:r>
      <w:r>
        <w:t>-re a sáváteresztőnél megadott feltételek vonatkoznak. A transzformált aluláteresztő tag:</w:t>
      </w:r>
    </w:p>
    <w:p w:rsidR="006113E1" w:rsidRDefault="0015420C" w:rsidP="006113E1">
      <w:pPr>
        <w:ind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k 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</m:oMath>
      </m:oMathPara>
    </w:p>
    <w:p w:rsidR="006113E1" w:rsidRDefault="004C44B9" w:rsidP="0059028C">
      <w:r>
        <w:lastRenderedPageBreak/>
        <w:t>A transzformáció az eredeti egy pólust kettőre bontja szét, és behoz egy tisztán képzetes zéruspárt az ω</w:t>
      </w:r>
      <w:r>
        <w:rPr>
          <w:vertAlign w:val="subscript"/>
        </w:rPr>
        <w:t>0</w:t>
      </w:r>
      <w:r>
        <w:t xml:space="preserve"> frekvenciára. Az új pólusok a sáváteresztőhöz hasonló módon számíthatóak:</w:t>
      </w:r>
    </w:p>
    <w:p w:rsidR="006113E1" w:rsidRPr="00275411" w:rsidRDefault="0015420C" w:rsidP="004C44B9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=β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1±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</w:rPr>
            <m:t xml:space="preserve">        β=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:rsidR="00D87C29" w:rsidRDefault="00D87C29" w:rsidP="00E06251">
      <w:pPr>
        <w:pStyle w:val="Cmsor4"/>
      </w:pPr>
      <w:bookmarkStart w:id="462" w:name="_Ref357362025"/>
      <w:r>
        <w:t>Áttérés a diszkrét időtartományba</w:t>
      </w:r>
      <w:bookmarkEnd w:id="462"/>
    </w:p>
    <w:p w:rsidR="00726B04" w:rsidRDefault="00726B04" w:rsidP="00726B04">
      <w:r>
        <w:t>Eddig a pontig gyakorlatilag egy analóg szűrőt terveztünk meg. Az alábbiakban néhány olyan módszer kerül bemutatásra, amelynek segítségével áttérhetünk a diszkrét időtartományba:</w:t>
      </w:r>
    </w:p>
    <w:p w:rsidR="0048657E" w:rsidRPr="00726B04" w:rsidRDefault="0048657E" w:rsidP="00726B04"/>
    <w:p w:rsidR="00D87C29" w:rsidRPr="00EB5AED" w:rsidRDefault="00C121A3" w:rsidP="00D87C29">
      <w:pPr>
        <w:rPr>
          <w:b/>
        </w:rPr>
      </w:pPr>
      <w:del w:id="463" w:author="BME-MIT" w:date="2013-05-23T17:58:00Z">
        <w:r w:rsidRPr="00EB5AED" w:rsidDel="00F86D1D">
          <w:rPr>
            <w:b/>
          </w:rPr>
          <w:delText xml:space="preserve">Impulzus </w:delText>
        </w:r>
      </w:del>
      <w:ins w:id="464" w:author="BME-MIT" w:date="2013-05-23T17:58:00Z">
        <w:r w:rsidR="00F86D1D" w:rsidRPr="00EB5AED">
          <w:rPr>
            <w:b/>
          </w:rPr>
          <w:t>Impulzus</w:t>
        </w:r>
        <w:r w:rsidR="00F86D1D">
          <w:rPr>
            <w:b/>
          </w:rPr>
          <w:t>-</w:t>
        </w:r>
      </w:ins>
      <w:r w:rsidRPr="00EB5AED">
        <w:rPr>
          <w:b/>
        </w:rPr>
        <w:t>invariáns transzformáció</w:t>
      </w:r>
      <w:ins w:id="465" w:author="Bibók Andor" w:date="2013-05-26T21:31:00Z">
        <w:r w:rsidR="000C593F">
          <w:rPr>
            <w:b/>
          </w:rPr>
          <w:t xml:space="preserve"> </w:t>
        </w:r>
        <w:r w:rsidR="000C593F">
          <w:rPr>
            <w:b/>
          </w:rPr>
          <w:fldChar w:fldCharType="begin"/>
        </w:r>
        <w:r w:rsidR="000C593F">
          <w:rPr>
            <w:b/>
          </w:rPr>
          <w:instrText xml:space="preserve"> REF _Ref357367211 \r \h </w:instrText>
        </w:r>
        <w:r w:rsidR="000C593F">
          <w:rPr>
            <w:b/>
          </w:rPr>
        </w:r>
      </w:ins>
      <w:r w:rsidR="000C593F">
        <w:rPr>
          <w:b/>
        </w:rPr>
        <w:fldChar w:fldCharType="separate"/>
      </w:r>
      <w:ins w:id="466" w:author="Bibók Andor" w:date="2013-05-26T21:31:00Z">
        <w:r w:rsidR="000C593F">
          <w:rPr>
            <w:b/>
          </w:rPr>
          <w:t>[9]</w:t>
        </w:r>
        <w:r w:rsidR="000C593F">
          <w:rPr>
            <w:b/>
          </w:rPr>
          <w:fldChar w:fldCharType="end"/>
        </w:r>
      </w:ins>
    </w:p>
    <w:p w:rsidR="00726B04" w:rsidRDefault="00726B04" w:rsidP="00D87C29">
      <w:r>
        <w:t>Ennél a módszernél a</w:t>
      </w:r>
      <w:del w:id="467" w:author="BME-MIT" w:date="2013-05-23T16:46:00Z">
        <w:r w:rsidDel="00372F50">
          <w:delText>z</w:delText>
        </w:r>
      </w:del>
      <w:r>
        <w:t xml:space="preserve"> digitális- és az analóg szűrő impulzusválaszát próbáljuk összhangba hozni. A módszer alapja az folytonos idejű impulzusválasz mintavételezése</w:t>
      </w:r>
      <w:r w:rsidR="00F564F5">
        <w:t>:</w:t>
      </w:r>
    </w:p>
    <w:p w:rsidR="00F564F5" w:rsidRDefault="0015420C" w:rsidP="00D87C2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</m:oMath>
      </m:oMathPara>
    </w:p>
    <w:p w:rsidR="00F564F5" w:rsidRDefault="00F564F5" w:rsidP="00F564F5">
      <w:pPr>
        <w:ind w:firstLine="0"/>
      </w:pPr>
      <w:r>
        <w:t xml:space="preserve">ahol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a diszkrét-,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a folytonos impulzusválasz</w:t>
      </w:r>
      <w:del w:id="468" w:author="BME-MIT" w:date="2013-05-23T17:59:00Z">
        <w:r w:rsidDel="00F86D1D">
          <w:delText>,</w:delText>
        </w:r>
      </w:del>
      <w:r>
        <w:t xml:space="preserve"> 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a mintavételi idő. Az impulzusválaszokat transzformálva:</w:t>
      </w:r>
    </w:p>
    <w:p w:rsidR="00F564F5" w:rsidRDefault="0015420C" w:rsidP="00F564F5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den>
              </m:f>
            </m:e>
          </m:nary>
        </m:oMath>
      </m:oMathPara>
    </w:p>
    <w:p w:rsidR="00F564F5" w:rsidRPr="00BE2CE5" w:rsidRDefault="0015420C" w:rsidP="00F564F5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den>
              </m:f>
            </m:e>
          </m:nary>
        </m:oMath>
      </m:oMathPara>
    </w:p>
    <w:p w:rsidR="00F564F5" w:rsidRDefault="00EB5AED" w:rsidP="00F564F5">
      <w:pPr>
        <w:ind w:firstLine="0"/>
      </w:pPr>
      <w:r>
        <w:t xml:space="preserve">Az átalakítás során a pólusokat a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sT</m:t>
            </m:r>
          </m:sup>
        </m:sSup>
      </m:oMath>
      <w:r>
        <w:t xml:space="preserve"> leképzéssel kapjuk meg, a zérusokról nincs közvetlen információnk, meghatározásuk 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alapján történik. </w:t>
      </w:r>
      <w:r w:rsidR="0048657E">
        <w:t xml:space="preserve">Az átalakítás a folytonos rendszer stabil pólusait stabil diszkrét pólusba viszi át. </w:t>
      </w:r>
      <w:r>
        <w:t xml:space="preserve">Az </w:t>
      </w:r>
      <w:del w:id="469" w:author="BME-MIT" w:date="2013-05-23T17:59:00Z">
        <w:r w:rsidDel="00F86D1D">
          <w:delText xml:space="preserve">impulzus </w:delText>
        </w:r>
      </w:del>
      <w:ins w:id="470" w:author="BME-MIT" w:date="2013-05-23T17:59:00Z">
        <w:r w:rsidR="00F86D1D">
          <w:t>impulzus-</w:t>
        </w:r>
      </w:ins>
      <w:r>
        <w:t>invariáns transzformáció során átlapolódás léphet fel, ezért ügyelni kell a jel sávhatároltságára.</w:t>
      </w:r>
    </w:p>
    <w:p w:rsidR="0048657E" w:rsidRDefault="0048657E" w:rsidP="00F564F5">
      <w:pPr>
        <w:ind w:firstLine="0"/>
      </w:pPr>
    </w:p>
    <w:p w:rsidR="007779B3" w:rsidRDefault="00D87C29">
      <w:pPr>
        <w:keepNext/>
        <w:rPr>
          <w:b/>
        </w:rPr>
        <w:pPrChange w:id="471" w:author="BME-MIT" w:date="2013-05-23T16:47:00Z">
          <w:pPr/>
        </w:pPrChange>
      </w:pPr>
      <w:r w:rsidRPr="0048657E">
        <w:rPr>
          <w:b/>
        </w:rPr>
        <w:lastRenderedPageBreak/>
        <w:t>Illesztett</w:t>
      </w:r>
      <w:ins w:id="472" w:author="Bibók Andor" w:date="2013-05-26T21:05:00Z">
        <w:r w:rsidR="000026E6">
          <w:rPr>
            <w:b/>
          </w:rPr>
          <w:t xml:space="preserve"> </w:t>
        </w:r>
      </w:ins>
      <w:del w:id="473" w:author="Bibók Andor" w:date="2013-05-26T21:05:00Z">
        <w:r w:rsidRPr="0048657E" w:rsidDel="000026E6">
          <w:rPr>
            <w:b/>
          </w:rPr>
          <w:delText>-</w:delText>
        </w:r>
      </w:del>
      <w:r w:rsidRPr="0048657E">
        <w:rPr>
          <w:b/>
        </w:rPr>
        <w:t>Z</w:t>
      </w:r>
      <w:ins w:id="474" w:author="Bibók Andor" w:date="2013-05-26T21:05:00Z">
        <w:r w:rsidR="000026E6">
          <w:rPr>
            <w:b/>
          </w:rPr>
          <w:t>-</w:t>
        </w:r>
      </w:ins>
      <w:del w:id="475" w:author="Bibók Andor" w:date="2013-05-26T21:05:00Z">
        <w:r w:rsidRPr="0048657E" w:rsidDel="000026E6">
          <w:rPr>
            <w:b/>
          </w:rPr>
          <w:delText xml:space="preserve"> </w:delText>
        </w:r>
      </w:del>
      <w:r w:rsidRPr="0048657E">
        <w:rPr>
          <w:b/>
        </w:rPr>
        <w:t>transzformáció</w:t>
      </w:r>
      <w:ins w:id="476" w:author="Bibók Andor" w:date="2013-05-26T21:31:00Z">
        <w:r w:rsidR="000C593F">
          <w:rPr>
            <w:b/>
          </w:rPr>
          <w:t xml:space="preserve"> </w:t>
        </w:r>
        <w:r w:rsidR="000C593F">
          <w:rPr>
            <w:b/>
          </w:rPr>
          <w:fldChar w:fldCharType="begin"/>
        </w:r>
        <w:r w:rsidR="000C593F">
          <w:rPr>
            <w:b/>
          </w:rPr>
          <w:instrText xml:space="preserve"> REF _Ref357367222 \r \h </w:instrText>
        </w:r>
        <w:r w:rsidR="000C593F">
          <w:rPr>
            <w:b/>
          </w:rPr>
        </w:r>
      </w:ins>
      <w:r w:rsidR="000C593F">
        <w:rPr>
          <w:b/>
        </w:rPr>
        <w:fldChar w:fldCharType="separate"/>
      </w:r>
      <w:ins w:id="477" w:author="Bibók Andor" w:date="2013-05-26T21:31:00Z">
        <w:r w:rsidR="000C593F">
          <w:rPr>
            <w:b/>
          </w:rPr>
          <w:t>[10]</w:t>
        </w:r>
        <w:r w:rsidR="000C593F">
          <w:rPr>
            <w:b/>
          </w:rPr>
          <w:fldChar w:fldCharType="end"/>
        </w:r>
      </w:ins>
    </w:p>
    <w:p w:rsidR="00EB5AED" w:rsidRDefault="00EB5AED" w:rsidP="00D87C29">
      <w:r>
        <w:t>Az illesztett</w:t>
      </w:r>
      <w:ins w:id="478" w:author="Bibók Andor" w:date="2013-05-26T21:05:00Z">
        <w:r w:rsidR="000026E6">
          <w:t xml:space="preserve"> </w:t>
        </w:r>
      </w:ins>
      <w:del w:id="479" w:author="Bibók Andor" w:date="2013-05-26T21:05:00Z">
        <w:r w:rsidDel="000026E6">
          <w:delText>-</w:delText>
        </w:r>
      </w:del>
      <w:r>
        <w:t>z</w:t>
      </w:r>
      <w:ins w:id="480" w:author="Bibók Andor" w:date="2013-05-26T21:05:00Z">
        <w:r w:rsidR="000026E6">
          <w:t>-</w:t>
        </w:r>
      </w:ins>
      <w:del w:id="481" w:author="Bibók Andor" w:date="2013-05-26T21:05:00Z">
        <w:r w:rsidDel="000026E6">
          <w:delText xml:space="preserve"> </w:delText>
        </w:r>
      </w:del>
      <w:r>
        <w:t xml:space="preserve">transzformációnál mind a pólusokat, mind a zérusokat a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sT</m:t>
            </m:r>
          </m:sup>
        </m:sSup>
      </m:oMath>
      <w:r w:rsidR="00BE2CE5">
        <w:t xml:space="preserve"> leképzéssel visszük át a z-tartományba.</w:t>
      </w:r>
    </w:p>
    <w:p w:rsidR="00BE2CE5" w:rsidRDefault="0015420C" w:rsidP="00BE2CE5">
      <w:pPr>
        <w:ind w:firstLine="0"/>
        <w:rPr>
          <w:rFonts w:ascii="Cambria Math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l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sup>
                      </m:sSup>
                    </m:e>
                  </m:d>
                </m:e>
              </m:nary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sup>
                      </m:sSup>
                    </m:e>
                  </m:d>
                </m:e>
              </m:nary>
            </m:den>
          </m:f>
        </m:oMath>
      </m:oMathPara>
    </w:p>
    <w:p w:rsidR="00BE2CE5" w:rsidRPr="00BE2CE5" w:rsidRDefault="00BE2CE5" w:rsidP="00BE2CE5">
      <w:pPr>
        <w:ind w:firstLine="0"/>
      </w:pPr>
      <w:r>
        <w:t xml:space="preserve">ahol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zérus,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pólus</w:t>
      </w:r>
      <w:del w:id="482" w:author="BME-MIT" w:date="2013-05-23T17:59:00Z">
        <w:r w:rsidDel="00F86D1D">
          <w:delText>,</w:delText>
        </w:r>
      </w:del>
      <w:r>
        <w:t xml:space="preserve"> 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a mintavételi idő. </w:t>
      </w:r>
      <w:del w:id="483" w:author="BME-MIT" w:date="2013-05-23T16:48:00Z">
        <w:r w:rsidR="0048657E" w:rsidDel="00372F50">
          <w:delText xml:space="preserve">az </w:delText>
        </w:r>
      </w:del>
      <w:ins w:id="484" w:author="BME-MIT" w:date="2013-05-23T16:48:00Z">
        <w:r w:rsidR="00372F50">
          <w:t xml:space="preserve">Az </w:t>
        </w:r>
      </w:ins>
      <w:r w:rsidR="0048657E">
        <w:t>illesztett-z transzformációra is igaz, hogy stabil folytonos pólust stabil diszkrét pólusba visz át, illetve ebben az esetben is ügyelni kell a jel sávhatároltságára, különben átlapolódás léphet fel.</w:t>
      </w:r>
    </w:p>
    <w:p w:rsidR="00BE2CE5" w:rsidRDefault="00BE2CE5" w:rsidP="00D87C29"/>
    <w:p w:rsidR="00D87C29" w:rsidRDefault="00D87C29" w:rsidP="00D87C29">
      <w:pPr>
        <w:rPr>
          <w:b/>
        </w:rPr>
      </w:pPr>
      <w:r w:rsidRPr="0048657E">
        <w:rPr>
          <w:b/>
        </w:rPr>
        <w:t>Bilineáris transzformáció</w:t>
      </w:r>
      <w:ins w:id="485" w:author="Bibók Andor" w:date="2013-05-26T21:31:00Z">
        <w:r w:rsidR="000C593F">
          <w:rPr>
            <w:b/>
          </w:rPr>
          <w:t xml:space="preserve"> </w:t>
        </w:r>
        <w:r w:rsidR="000C593F">
          <w:rPr>
            <w:b/>
          </w:rPr>
          <w:fldChar w:fldCharType="begin"/>
        </w:r>
        <w:r w:rsidR="000C593F">
          <w:rPr>
            <w:b/>
          </w:rPr>
          <w:instrText xml:space="preserve"> REF _Ref357367230 \r \h </w:instrText>
        </w:r>
        <w:r w:rsidR="000C593F">
          <w:rPr>
            <w:b/>
          </w:rPr>
        </w:r>
      </w:ins>
      <w:r w:rsidR="000C593F">
        <w:rPr>
          <w:b/>
        </w:rPr>
        <w:fldChar w:fldCharType="separate"/>
      </w:r>
      <w:ins w:id="486" w:author="Bibók Andor" w:date="2013-05-26T21:31:00Z">
        <w:r w:rsidR="000C593F">
          <w:rPr>
            <w:b/>
          </w:rPr>
          <w:t>[11]</w:t>
        </w:r>
        <w:r w:rsidR="000C593F">
          <w:rPr>
            <w:b/>
          </w:rPr>
          <w:fldChar w:fldCharType="end"/>
        </w:r>
      </w:ins>
    </w:p>
    <w:p w:rsidR="0048657E" w:rsidRDefault="007A524E" w:rsidP="00D87C29">
      <w:r>
        <w:t xml:space="preserve">A bilineáris transzformáció, jó tulajdonságainak köszönhetően, a leggyakrabban használt leképzési módszer. Megőrzi a rendszer stabilitását, az s-sík bal felét a z-síkon az egységkörön belülre képzi le, míg képzetes tengelyt magára az egységkörre. </w:t>
      </w:r>
      <w:r w:rsidR="0093437E">
        <w:t>Ugyanúgy, h</w:t>
      </w:r>
      <w:r>
        <w:t>a a szűrő minimál fázisú volt folytonos időben, ezt a jellegét megtartja a diszkrét időtartományban is.</w:t>
      </w:r>
      <w:r w:rsidR="0093437E">
        <w:t xml:space="preserve"> A leképzés a következő behelyettesítéssel hajtható végre:</w:t>
      </w:r>
    </w:p>
    <w:p w:rsidR="0093437E" w:rsidRDefault="0093437E" w:rsidP="00D87C29">
      <m:oMathPara>
        <m:oMath>
          <m:r>
            <w:rPr>
              <w:rFonts w:ascii="Cambria Math" w:hAnsi="Cambria Math"/>
            </w:rPr>
            <m:t>s=γ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z-1</m:t>
              </m:r>
            </m:num>
            <m:den>
              <m:r>
                <w:rPr>
                  <w:rFonts w:ascii="Cambria Math" w:hAnsi="Cambria Math"/>
                </w:rPr>
                <m:t>z+1</m:t>
              </m:r>
            </m:den>
          </m:f>
        </m:oMath>
      </m:oMathPara>
    </w:p>
    <w:p w:rsidR="0093437E" w:rsidRDefault="0093437E" w:rsidP="0093437E">
      <w:pPr>
        <w:ind w:firstLine="0"/>
      </w:pPr>
      <w:r>
        <w:t xml:space="preserve">A </w:t>
      </w:r>
      <m:oMath>
        <m:r>
          <w:rPr>
            <w:rFonts w:ascii="Cambria Math" w:hAnsi="Cambria Math"/>
          </w:rPr>
          <m:t>γ</m:t>
        </m:r>
      </m:oMath>
      <w:r>
        <w:t xml:space="preserve"> paraméter egy skálázási tényező, feladata </w:t>
      </w:r>
      <w:r w:rsidR="00E83D32">
        <w:t>a digitális és analóg frekvenciapontok megfelelő átvitele</w:t>
      </w:r>
      <w:r w:rsidR="00146A26">
        <w:t xml:space="preserve">. Alapesetben a nulla frekvencia kerül pontos átvitelre, ami </w:t>
      </w:r>
      <m:oMath>
        <m:r>
          <w:rPr>
            <w:rFonts w:ascii="Cambria Math" w:hAnsi="Cambria Math"/>
          </w:rPr>
          <m:t>γ=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  <w:r w:rsidR="00146A26">
        <w:t xml:space="preserve"> esetén igaz</w:t>
      </w:r>
      <w:r w:rsidR="00E83D32">
        <w:t>.</w:t>
      </w:r>
      <w:r w:rsidR="009A6990">
        <w:t xml:space="preserve"> </w:t>
      </w:r>
      <w:r>
        <w:t xml:space="preserve">A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jω</m:t>
            </m:r>
          </m:sup>
        </m:sSup>
      </m:oMath>
      <w:r>
        <w:t xml:space="preserve"> kifejezést visszahelyettesítve megkaphatjuk</w:t>
      </w:r>
      <w:r w:rsidR="00E83D32">
        <w:t xml:space="preserve"> a diszkrét és a folytonos frekvenciatengely közötti összefüggést:</w:t>
      </w:r>
    </w:p>
    <w:p w:rsidR="00E83D32" w:rsidRDefault="0015420C" w:rsidP="0093437E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=γ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:rsidR="00E83D32" w:rsidRDefault="00E83D32" w:rsidP="0093437E">
      <w:pPr>
        <w:ind w:firstLine="0"/>
      </w:pPr>
      <w:r>
        <w:t xml:space="preserve">ahol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 folytonos idejű körfrekvencia,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a diszkrét körfrekvencia, 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a mintavételi idő.</w:t>
      </w:r>
      <w:r w:rsidR="004433CF">
        <w:t xml:space="preserve"> A fenti képlet alapján látszik, hogy a bilineáris transzformáció nemlineáris torzítással felelteti meg az analóg és a diszkrét frekvenciatengelyt. Ennek a nemlineáris leképzésnek az egyik legfontosabb következménye, hogy megakadályozza az átlapolódást. Ugyanakkor megváltoztatja a töréspontok (pólusok, zérusok) egymáshoz viszonyított helyzetét, és ezzel módosítja az amplitúdó- és fáziskarakterisztikát. A frekvenciatorzítás hatásainak csökkentése érdekében</w:t>
      </w:r>
      <w:r w:rsidR="009A6990">
        <w:t xml:space="preserve"> vagy előtorzítjuk az analóg körfrekvenciát:</w:t>
      </w:r>
    </w:p>
    <w:p w:rsidR="009A6990" w:rsidRDefault="0015420C" w:rsidP="009A6990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:rsidR="009A6990" w:rsidRDefault="009A6990" w:rsidP="009A6990">
      <w:pPr>
        <w:ind w:firstLine="0"/>
      </w:pPr>
      <w:r>
        <w:t xml:space="preserve">ahol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 kívánt diszkrét körfrekvencia, vagy a </w:t>
      </w:r>
      <m:oMath>
        <m:r>
          <w:rPr>
            <w:rFonts w:ascii="Cambria Math" w:hAnsi="Cambria Math"/>
          </w:rPr>
          <m:t>γ</m:t>
        </m:r>
      </m:oMath>
      <w:r>
        <w:t xml:space="preserve"> paraméterrel közvetlenül beállíthatjuk, hogy melyik frekvencia legyen pontosan leképezve:</w:t>
      </w:r>
    </w:p>
    <w:p w:rsidR="009A6990" w:rsidRDefault="000F39F2" w:rsidP="009A6990">
      <w:pPr>
        <w:ind w:firstLine="0"/>
      </w:pPr>
      <m:oMathPara>
        <m:oMath>
          <m:r>
            <w:rPr>
              <w:rFonts w:ascii="Cambria Math" w:hAnsi="Cambria Math"/>
            </w:rPr>
            <m:t>γ=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:rsidR="009A6990" w:rsidRDefault="000F39F2" w:rsidP="0093437E">
      <w:pPr>
        <w:ind w:firstLine="0"/>
      </w:pPr>
      <w:r>
        <w:t xml:space="preserve">ami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→0</m:t>
        </m:r>
      </m:oMath>
      <w:r>
        <w:t xml:space="preserve"> esetén megegyezik az alap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  <w:r>
        <w:t>-sel.</w:t>
      </w:r>
    </w:p>
    <w:p w:rsidR="00E04FE3" w:rsidRDefault="00E04FE3" w:rsidP="00E04FE3">
      <w:r>
        <w:t>Egy aluláteresztő tag bilineáris transzformáltja a következő:</w:t>
      </w:r>
    </w:p>
    <w:p w:rsidR="00E04FE3" w:rsidRDefault="0015420C" w:rsidP="00E04FE3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→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γ-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z+1</m:t>
              </m:r>
            </m:num>
            <m:den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:rsidR="00D739FD" w:rsidRDefault="00D739FD" w:rsidP="00D739FD">
      <w:pPr>
        <w:ind w:firstLine="0"/>
      </w:pPr>
      <w:r>
        <w:t>ahol</w:t>
      </w:r>
      <w:r w:rsidR="00775C6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75C61">
        <w:t xml:space="preserve"> a folytonos</w:t>
      </w:r>
      <w:r w:rsidR="00077E88">
        <w:t>-</w:t>
      </w:r>
      <w:r w:rsidR="00775C61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a diszkrét pólus, és igaz, hogy:</w:t>
      </w:r>
    </w:p>
    <w:p w:rsidR="00345B64" w:rsidRPr="0048657E" w:rsidRDefault="0015420C" w:rsidP="00D739FD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γ-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:rsidR="00D87C29" w:rsidRDefault="00D87C29" w:rsidP="00D87C29">
      <w:pPr>
        <w:pStyle w:val="Cmsor3"/>
      </w:pPr>
      <w:bookmarkStart w:id="487" w:name="_Toc357348315"/>
      <w:bookmarkStart w:id="488" w:name="_Ref357362650"/>
      <w:r>
        <w:t>Megvalósítás</w:t>
      </w:r>
      <w:bookmarkEnd w:id="487"/>
      <w:bookmarkEnd w:id="488"/>
    </w:p>
    <w:p w:rsidR="00797BDD" w:rsidRDefault="00797BDD" w:rsidP="00797BDD">
      <w:r>
        <w:t xml:space="preserve">Az IIR szűrők </w:t>
      </w:r>
      <w:r w:rsidR="005A581F">
        <w:t>implementációjára</w:t>
      </w:r>
      <w:r>
        <w:t xml:space="preserve"> általánosan jellemző a rekurzív jelleg.</w:t>
      </w:r>
      <w:r w:rsidR="005A581F">
        <w:t xml:space="preserve"> Sok féle megvalósítási módszer létezik, az alábbiakban ezek közül kerül néhány részletesebb ismertetésre.</w:t>
      </w:r>
    </w:p>
    <w:p w:rsidR="002B1318" w:rsidRDefault="002B1318" w:rsidP="002B1318">
      <w:pPr>
        <w:pStyle w:val="Cmsor4"/>
      </w:pPr>
      <w:r>
        <w:t>Direkt formák</w:t>
      </w:r>
      <w:ins w:id="489" w:author="Bibók Andor" w:date="2013-05-26T21:32:00Z">
        <w:r w:rsidR="000C593F">
          <w:t xml:space="preserve"> </w:t>
        </w:r>
        <w:r w:rsidR="000C593F">
          <w:fldChar w:fldCharType="begin"/>
        </w:r>
        <w:r w:rsidR="000C593F">
          <w:instrText xml:space="preserve"> REF _Ref357367260 \r \h </w:instrText>
        </w:r>
      </w:ins>
      <w:r w:rsidR="000C593F">
        <w:fldChar w:fldCharType="separate"/>
      </w:r>
      <w:ins w:id="490" w:author="Bibók Andor" w:date="2013-05-26T21:32:00Z">
        <w:r w:rsidR="000C593F">
          <w:t>[12]</w:t>
        </w:r>
        <w:r w:rsidR="000C593F">
          <w:fldChar w:fldCharType="end"/>
        </w:r>
      </w:ins>
    </w:p>
    <w:p w:rsidR="00BF3B24" w:rsidRPr="00BF3B24" w:rsidRDefault="00797E08" w:rsidP="0089168A">
      <w:r>
        <w:t>A direkt formák főként elméleti</w:t>
      </w:r>
      <w:r w:rsidR="00494A55">
        <w:t xml:space="preserve"> jelentőséggel bírnak. Előnyük</w:t>
      </w:r>
      <w:r w:rsidR="007E0C58">
        <w:t xml:space="preserve">, hogy közvetlenül felírhatóak az átviteli függvényből, ugyanakkor </w:t>
      </w:r>
      <w:r w:rsidR="004211A2">
        <w:t>nagyobb fokszám esetén</w:t>
      </w:r>
      <w:r w:rsidR="00BF3B24">
        <w:t xml:space="preserve"> (akár kettő fölött is)</w:t>
      </w:r>
      <w:r w:rsidR="004211A2">
        <w:t>, az együtthatók és a gyökök közötti nemlineáris összefüggés miatt, az együtthatók kis megváltozása nagy gyök</w:t>
      </w:r>
      <w:del w:id="491" w:author="BME-MIT" w:date="2013-05-23T16:51:00Z">
        <w:r w:rsidR="004211A2" w:rsidDel="00372F50">
          <w:delText xml:space="preserve"> </w:delText>
        </w:r>
      </w:del>
      <w:r w:rsidR="004211A2">
        <w:t>eltérést okozhat, ami jobb esetbe</w:t>
      </w:r>
      <w:r w:rsidR="00BF3B24">
        <w:t>n a karakterisztika megváltozásával jár, rosszabb esetben pedig akár instabilitáshoz is vezethet. A fenti okokból kifolyólag kettőnél magasabb fokszám mellett általában nem használna</w:t>
      </w:r>
      <w:r w:rsidR="0089168A">
        <w:t>k direkt megvalósítási formákat, azonban másodfokú rendszereknél még jól kezelhetőek. A négy fajta direkt form</w:t>
      </w:r>
      <w:r w:rsidR="00163912">
        <w:t>a, másodfokú esetben, a következő</w:t>
      </w:r>
      <w:r w:rsidR="0089168A">
        <w:t xml:space="preserve"> </w:t>
      </w:r>
      <w:r w:rsidR="00163912">
        <w:t>pontban</w:t>
      </w:r>
      <w:r w:rsidR="0089168A">
        <w:t xml:space="preserve"> </w:t>
      </w:r>
      <w:r w:rsidR="00163912">
        <w:t xml:space="preserve">kerül részletes </w:t>
      </w:r>
      <w:r w:rsidR="0089168A">
        <w:t>ismertetés</w:t>
      </w:r>
      <w:r w:rsidR="00163912">
        <w:t>r</w:t>
      </w:r>
      <w:r w:rsidR="0089168A">
        <w:t>e</w:t>
      </w:r>
      <w:r w:rsidR="00163912">
        <w:t>.</w:t>
      </w:r>
    </w:p>
    <w:p w:rsidR="002B1318" w:rsidRDefault="002B1318" w:rsidP="002B1318">
      <w:pPr>
        <w:pStyle w:val="Cmsor4"/>
      </w:pPr>
      <w:r>
        <w:lastRenderedPageBreak/>
        <w:t>Biquad</w:t>
      </w:r>
    </w:p>
    <w:p w:rsidR="00163912" w:rsidRDefault="00163912" w:rsidP="00163912">
      <w:r>
        <w:t xml:space="preserve">A biquad egy másodfokú rekurzív </w:t>
      </w:r>
      <w:r w:rsidR="00AB7C51">
        <w:t>szűrő</w:t>
      </w:r>
      <w:r>
        <w:t>tag. Neve arra utal, hogy átviteli függvénye két másodfokú függvény hányadosaként áll elő:</w:t>
      </w:r>
    </w:p>
    <w:p w:rsidR="00163912" w:rsidRDefault="00163912" w:rsidP="00163912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</w:rPr>
            <m:t>=K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:rsidR="009A54C7" w:rsidRDefault="00ED1290" w:rsidP="00653EEC">
      <w:pPr>
        <w:ind w:firstLine="0"/>
        <w:rPr>
          <w:ins w:id="492" w:author="Bibók Andor" w:date="2013-05-26T02:51:00Z"/>
        </w:rPr>
      </w:pPr>
      <w:r>
        <w:t xml:space="preserve">ahol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a két zérus,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a két pólus</w:t>
      </w:r>
      <w:r w:rsidR="00653EEC">
        <w:t>. Egy biquad tagnál általában célszerű minél közelebbi pólusokat és zérusokat választani, hogy ne legyenek nagy ugrások a karakterisztikában.</w:t>
      </w:r>
    </w:p>
    <w:p w:rsidR="009A54C7" w:rsidRDefault="001B7258" w:rsidP="009A54C7">
      <w:pPr>
        <w:pStyle w:val="Kp"/>
        <w:rPr>
          <w:ins w:id="493" w:author="Bibók Andor" w:date="2013-05-26T02:51:00Z"/>
        </w:rPr>
        <w:pPrChange w:id="494" w:author="Bibók Andor" w:date="2013-05-26T02:51:00Z">
          <w:pPr>
            <w:pStyle w:val="Kp"/>
          </w:pPr>
        </w:pPrChange>
      </w:pPr>
      <w:ins w:id="495" w:author="Bibók Andor" w:date="2013-05-26T02:50:00Z">
        <w:r>
          <w:rPr>
            <w:noProof/>
            <w:lang w:eastAsia="hu-HU"/>
          </w:rPr>
          <w:drawing>
            <wp:inline distT="0" distB="0" distL="0" distR="0">
              <wp:extent cx="116123" cy="87044"/>
              <wp:effectExtent l="19050" t="0" r="0" b="0"/>
              <wp:docPr id="20" name="Kép 19" descr="Blackfin_537_EZ-Kit-Lite6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lackfin_537_EZ-Kit-Lite61.png"/>
                      <pic:cNvPicPr/>
                    </pic:nvPicPr>
                    <pic:blipFill>
                      <a:blip r:embed="rId2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17" cy="874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D1290" w:rsidRDefault="002E6C43" w:rsidP="009A54C7">
      <w:pPr>
        <w:pStyle w:val="Kpalrs"/>
        <w:pPrChange w:id="496" w:author="Bibók Andor" w:date="2013-05-26T02:51:00Z">
          <w:pPr>
            <w:ind w:firstLine="0"/>
          </w:pPr>
        </w:pPrChange>
      </w:pPr>
      <w:ins w:id="497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498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499" w:author="Bibók Andor" w:date="2013-05-26T19:40:00Z">
        <w:r>
          <w:rPr>
            <w:noProof/>
          </w:rPr>
          <w:t>11</w:t>
        </w:r>
        <w:r>
          <w:fldChar w:fldCharType="end"/>
        </w:r>
      </w:ins>
      <w:ins w:id="500" w:author="Bibók Andor" w:date="2013-05-26T02:51:00Z">
        <w:r w:rsidR="009A54C7">
          <w:t>. ábra kamu</w:t>
        </w:r>
      </w:ins>
    </w:p>
    <w:p w:rsidR="00077E88" w:rsidRDefault="00077E88" w:rsidP="00ED1290">
      <w:r>
        <w:t xml:space="preserve">A fenti átviteli függvény többféleképpen </w:t>
      </w:r>
      <w:r w:rsidR="004C580C">
        <w:t>is megvalósíthat</w:t>
      </w:r>
      <w:ins w:id="501" w:author="BME-MIT" w:date="2013-05-23T16:52:00Z">
        <w:r w:rsidR="00372F50">
          <w:t>ó</w:t>
        </w:r>
      </w:ins>
      <w:r>
        <w:t xml:space="preserve">. Az alábbiakban </w:t>
      </w:r>
      <w:r w:rsidR="004C580C">
        <w:t xml:space="preserve">a különböző másodfokú direkt formák kerülnek </w:t>
      </w:r>
      <w:r>
        <w:t>részletezésre</w:t>
      </w:r>
      <w:r w:rsidR="004C580C">
        <w:t>, de ezeken kívül még rengeteg megvalósítási módszer létezik.</w:t>
      </w:r>
    </w:p>
    <w:p w:rsidR="00077E88" w:rsidRPr="00077E88" w:rsidRDefault="00077E88" w:rsidP="00077E88">
      <w:pPr>
        <w:rPr>
          <w:b/>
        </w:rPr>
      </w:pPr>
      <w:commentRangeStart w:id="502"/>
      <w:r w:rsidRPr="00077E88">
        <w:rPr>
          <w:b/>
        </w:rPr>
        <w:t>Direkt I.</w:t>
      </w:r>
      <w:commentRangeEnd w:id="502"/>
      <w:r w:rsidR="00884141">
        <w:rPr>
          <w:rStyle w:val="Jegyzethivatkozs"/>
        </w:rPr>
        <w:commentReference w:id="502"/>
      </w:r>
    </w:p>
    <w:p w:rsidR="00077E88" w:rsidDel="007C40BC" w:rsidRDefault="00373D49" w:rsidP="00077E88">
      <w:pPr>
        <w:rPr>
          <w:del w:id="503" w:author="Bibók Andor" w:date="2013-05-26T02:40:00Z"/>
        </w:rPr>
      </w:pPr>
      <w:r>
        <w:t>Az egyes direkt forma a legnyilvánvalóbban felírható megvalósítási mód</w:t>
      </w:r>
      <w:ins w:id="504" w:author="Bibók Andor" w:date="2013-05-26T02:40:00Z">
        <w:r w:rsidR="007C40BC">
          <w:t>.</w:t>
        </w:r>
      </w:ins>
      <w:del w:id="505" w:author="Bibók Andor" w:date="2013-05-26T02:40:00Z">
        <w:r w:rsidDel="007C40BC">
          <w:delText>:</w:delText>
        </w:r>
      </w:del>
    </w:p>
    <w:p w:rsidR="00373D49" w:rsidRDefault="007C40BC" w:rsidP="00077E88">
      <w:pPr>
        <w:rPr>
          <w:ins w:id="506" w:author="Bibók Andor" w:date="2013-05-26T02:52:00Z"/>
        </w:rPr>
      </w:pPr>
      <w:ins w:id="507" w:author="Bibók Andor" w:date="2013-05-26T02:40:00Z">
        <w:r>
          <w:t xml:space="preserve"> </w:t>
        </w:r>
      </w:ins>
      <w:r w:rsidR="00337A35">
        <w:t xml:space="preserve">Megvalósítása négy késleltető tagot, öt szorzót, és egy akkumulátort igényel. A struktúra érdekessége, hogy kettes komplemens számábrázolás esetén, az egy darab akkumulátor miatt, nincs belső túlcsordulás, elég arra ügyelni, hogy a </w:t>
      </w:r>
      <w:r w:rsidR="00641CA0">
        <w:t xml:space="preserve">végső </w:t>
      </w:r>
      <w:r w:rsidR="00337A35">
        <w:t xml:space="preserve">kimenetnél </w:t>
      </w:r>
      <w:r w:rsidR="000225BD">
        <w:t>szaturáljuk a jelet, ha</w:t>
      </w:r>
      <w:r w:rsidR="00337A35">
        <w:t xml:space="preserve"> </w:t>
      </w:r>
      <w:r w:rsidR="000225BD">
        <w:t>túlcsordulás lépne fel.</w:t>
      </w:r>
      <w:ins w:id="508" w:author="Bibók Andor" w:date="2013-05-26T02:41:00Z">
        <w:r>
          <w:t xml:space="preserve"> A struktúra jelfolyam</w:t>
        </w:r>
      </w:ins>
      <w:ins w:id="509" w:author="Bibók Andor" w:date="2013-05-26T02:42:00Z">
        <w:r>
          <w:t xml:space="preserve">gráfja a </w:t>
        </w:r>
      </w:ins>
      <w:ins w:id="510" w:author="Bibók Andor" w:date="2013-05-26T02:52:00Z">
        <w:r w:rsidR="009A54C7">
          <w:fldChar w:fldCharType="begin"/>
        </w:r>
        <w:r w:rsidR="009A54C7">
          <w:instrText xml:space="preserve"> REF _Ref357300078 \h </w:instrText>
        </w:r>
      </w:ins>
      <w:r w:rsidR="009A54C7">
        <w:fldChar w:fldCharType="separate"/>
      </w:r>
      <w:ins w:id="511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12</w:t>
        </w:r>
        <w:r w:rsidR="00867516">
          <w:t>. ábra</w:t>
        </w:r>
      </w:ins>
      <w:ins w:id="512" w:author="Bibók Andor" w:date="2013-05-26T02:52:00Z">
        <w:r w:rsidR="009A54C7">
          <w:fldChar w:fldCharType="end"/>
        </w:r>
        <w:r w:rsidR="009A54C7">
          <w:t>án látható.</w:t>
        </w:r>
      </w:ins>
    </w:p>
    <w:p w:rsidR="009A54C7" w:rsidRDefault="009A54C7" w:rsidP="009A54C7">
      <w:pPr>
        <w:pStyle w:val="Kp"/>
        <w:rPr>
          <w:ins w:id="513" w:author="Bibók Andor" w:date="2013-05-26T02:52:00Z"/>
        </w:rPr>
        <w:pPrChange w:id="514" w:author="Bibók Andor" w:date="2013-05-26T02:52:00Z">
          <w:pPr>
            <w:pStyle w:val="Kp"/>
          </w:pPr>
        </w:pPrChange>
      </w:pPr>
      <w:ins w:id="515" w:author="Bibók Andor" w:date="2013-05-26T02:52:00Z">
        <w:r>
          <w:rPr>
            <w:noProof/>
            <w:lang w:eastAsia="hu-HU"/>
          </w:rPr>
          <w:drawing>
            <wp:inline distT="0" distB="0" distL="0" distR="0">
              <wp:extent cx="3811145" cy="2160000"/>
              <wp:effectExtent l="19050" t="0" r="0" b="0"/>
              <wp:docPr id="23" name="Kép 22" descr="Biquad_direct_form1.sv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iquad_direct_form1.svg.png"/>
                      <pic:cNvPicPr/>
                    </pic:nvPicPr>
                    <pic:blipFill>
                      <a:blip r:embed="rId2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1145" cy="216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516" w:name="_Ref357300078"/>
    <w:p w:rsidR="009A54C7" w:rsidRDefault="002E6C43" w:rsidP="009A54C7">
      <w:pPr>
        <w:pStyle w:val="Kpalrs"/>
        <w:rPr>
          <w:ins w:id="517" w:author="Bibók Andor" w:date="2013-05-26T02:48:00Z"/>
        </w:rPr>
        <w:pPrChange w:id="518" w:author="Bibók Andor" w:date="2013-05-26T02:52:00Z">
          <w:pPr/>
        </w:pPrChange>
      </w:pPr>
      <w:ins w:id="519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520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521" w:author="Bibók Andor" w:date="2013-05-26T19:40:00Z">
        <w:r>
          <w:rPr>
            <w:noProof/>
          </w:rPr>
          <w:t>12</w:t>
        </w:r>
        <w:r>
          <w:fldChar w:fldCharType="end"/>
        </w:r>
      </w:ins>
      <w:ins w:id="522" w:author="Bibók Andor" w:date="2013-05-26T02:52:00Z">
        <w:r w:rsidR="009A54C7">
          <w:t>. ábra</w:t>
        </w:r>
        <w:bookmarkEnd w:id="516"/>
        <w:r w:rsidR="009A54C7">
          <w:t>. Direkt I-es forma jelfolyamgráfja</w:t>
        </w:r>
      </w:ins>
    </w:p>
    <w:p w:rsidR="00391D19" w:rsidRDefault="00391D19" w:rsidP="00077E88">
      <w:pPr>
        <w:rPr>
          <w:ins w:id="523" w:author="Bibók Andor" w:date="2013-05-26T02:42:00Z"/>
        </w:rPr>
      </w:pPr>
    </w:p>
    <w:p w:rsidR="007C40BC" w:rsidDel="00391D19" w:rsidRDefault="007C40BC" w:rsidP="007C40BC">
      <w:pPr>
        <w:pStyle w:val="Kpalrs"/>
        <w:rPr>
          <w:del w:id="524" w:author="Bibók Andor" w:date="2013-05-26T02:48:00Z"/>
        </w:rPr>
        <w:pPrChange w:id="525" w:author="Bibók Andor" w:date="2013-05-26T02:43:00Z">
          <w:pPr/>
        </w:pPrChange>
      </w:pPr>
    </w:p>
    <w:p w:rsidR="000225BD" w:rsidRPr="009D192F" w:rsidRDefault="000225BD" w:rsidP="00077E88">
      <w:pPr>
        <w:rPr>
          <w:b/>
        </w:rPr>
      </w:pPr>
      <w:commentRangeStart w:id="526"/>
      <w:r w:rsidRPr="009D192F">
        <w:rPr>
          <w:b/>
        </w:rPr>
        <w:t>Direkt II.</w:t>
      </w:r>
      <w:commentRangeEnd w:id="526"/>
      <w:r w:rsidR="00884141">
        <w:rPr>
          <w:rStyle w:val="Jegyzethivatkozs"/>
        </w:rPr>
        <w:commentReference w:id="526"/>
      </w:r>
    </w:p>
    <w:p w:rsidR="009A54C7" w:rsidRDefault="000225BD" w:rsidP="00077E88">
      <w:pPr>
        <w:rPr>
          <w:ins w:id="527" w:author="Bibók Andor" w:date="2013-05-26T02:59:00Z"/>
        </w:rPr>
      </w:pPr>
      <w:r>
        <w:t>A kettes direkt forma az átviteli függvény kanonikus (minimális késleltetőt tartalmazó) megvalósítási módja</w:t>
      </w:r>
      <w:ins w:id="528" w:author="Bibók Andor" w:date="2013-05-26T02:55:00Z">
        <w:r w:rsidR="009A54C7">
          <w:t>.</w:t>
        </w:r>
      </w:ins>
      <w:ins w:id="529" w:author="Bibók Andor" w:date="2013-05-26T02:56:00Z">
        <w:r w:rsidR="009A54C7">
          <w:t xml:space="preserve"> A struktúrához tartozó jelfolya</w:t>
        </w:r>
      </w:ins>
      <w:ins w:id="530" w:author="Bibók Andor" w:date="2013-05-26T02:57:00Z">
        <w:r w:rsidR="009A54C7">
          <w:t xml:space="preserve">mgráf a </w:t>
        </w:r>
        <w:r w:rsidR="009A54C7">
          <w:fldChar w:fldCharType="begin"/>
        </w:r>
        <w:r w:rsidR="009A54C7">
          <w:instrText xml:space="preserve"> REF _Ref357300362 \h </w:instrText>
        </w:r>
      </w:ins>
      <w:r w:rsidR="009A54C7">
        <w:fldChar w:fldCharType="separate"/>
      </w:r>
      <w:ins w:id="531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13</w:t>
        </w:r>
        <w:r w:rsidR="00867516">
          <w:t>. ábra</w:t>
        </w:r>
      </w:ins>
      <w:ins w:id="532" w:author="Bibók Andor" w:date="2013-05-26T02:57:00Z">
        <w:r w:rsidR="009A54C7">
          <w:fldChar w:fldCharType="end"/>
        </w:r>
        <w:r w:rsidR="009A54C7">
          <w:t>án látható.</w:t>
        </w:r>
      </w:ins>
    </w:p>
    <w:p w:rsidR="009A54C7" w:rsidRDefault="009A54C7" w:rsidP="009A54C7">
      <w:pPr>
        <w:pStyle w:val="Kp"/>
        <w:rPr>
          <w:ins w:id="533" w:author="Bibók Andor" w:date="2013-05-26T02:59:00Z"/>
        </w:rPr>
      </w:pPr>
      <w:ins w:id="534" w:author="Bibók Andor" w:date="2013-05-26T02:59:00Z">
        <w:r>
          <w:rPr>
            <w:noProof/>
            <w:lang w:eastAsia="hu-HU"/>
          </w:rPr>
          <w:drawing>
            <wp:inline distT="0" distB="0" distL="0" distR="0">
              <wp:extent cx="4138406" cy="2160000"/>
              <wp:effectExtent l="0" t="0" r="0" b="0"/>
              <wp:docPr id="25" name="Kép 17" descr="710px-Biquad_filter_DF-II.sv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710px-Biquad_filter_DF-II.svg.png"/>
                      <pic:cNvPicPr/>
                    </pic:nvPicPr>
                    <pic:blipFill>
                      <a:blip r:embed="rId2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8406" cy="216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535" w:name="_Ref357300362"/>
    <w:p w:rsidR="000225BD" w:rsidRDefault="002E6C43" w:rsidP="009A54C7">
      <w:pPr>
        <w:pStyle w:val="Kpalrs"/>
        <w:pPrChange w:id="536" w:author="Bibók Andor" w:date="2013-05-26T02:59:00Z">
          <w:pPr/>
        </w:pPrChange>
      </w:pPr>
      <w:ins w:id="537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538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539" w:author="Bibók Andor" w:date="2013-05-26T19:40:00Z">
        <w:r>
          <w:rPr>
            <w:noProof/>
          </w:rPr>
          <w:t>13</w:t>
        </w:r>
        <w:r>
          <w:fldChar w:fldCharType="end"/>
        </w:r>
      </w:ins>
      <w:ins w:id="540" w:author="Bibók Andor" w:date="2013-05-26T02:59:00Z">
        <w:r w:rsidR="009A54C7">
          <w:t>. ábra</w:t>
        </w:r>
        <w:bookmarkEnd w:id="535"/>
        <w:r w:rsidR="009A54C7">
          <w:t>.</w:t>
        </w:r>
        <w:r w:rsidR="009A54C7" w:rsidRPr="00391D19">
          <w:t xml:space="preserve"> </w:t>
        </w:r>
        <w:r w:rsidR="009A54C7">
          <w:t>Direkt II-es forma jelfolyamgráfja</w:t>
        </w:r>
      </w:ins>
      <w:del w:id="541" w:author="Bibók Andor" w:date="2013-05-26T02:55:00Z">
        <w:r w:rsidR="000225BD" w:rsidDel="009A54C7">
          <w:delText>:</w:delText>
        </w:r>
      </w:del>
    </w:p>
    <w:p w:rsidR="000225BD" w:rsidRDefault="000225BD" w:rsidP="00077E88">
      <w:r>
        <w:t>Két késleltető tagot, két akkumul</w:t>
      </w:r>
      <w:r w:rsidR="00641CA0">
        <w:t>átort, és öt szorzót tartalmaz. Az első késleltető bemeneténél, és a kimenetnél túlcsordulás léphet fel, ez ellen védekezni kell (pl.: szaturációval)</w:t>
      </w:r>
      <w:r w:rsidR="009D192F">
        <w:t>.</w:t>
      </w:r>
      <w:r w:rsidR="00641CA0">
        <w:t xml:space="preserve"> </w:t>
      </w:r>
      <w:r>
        <w:t>A</w:t>
      </w:r>
      <w:del w:id="542" w:author="Bibók Andor" w:date="2013-05-25T15:55:00Z">
        <w:r w:rsidDel="004848F4">
          <w:delText>z</w:delText>
        </w:r>
      </w:del>
      <w:r>
        <w:t xml:space="preserve"> </w:t>
      </w:r>
      <w:del w:id="543" w:author="BME-MIT" w:date="2013-05-23T16:54:00Z">
        <w:r w:rsidR="00641CA0" w:rsidDel="00372F50">
          <w:delText xml:space="preserve">struktúra </w:delText>
        </w:r>
      </w:del>
      <w:ins w:id="544" w:author="BME-MIT" w:date="2013-05-23T16:54:00Z">
        <w:r w:rsidR="00372F50">
          <w:t xml:space="preserve">struktúrát leíró </w:t>
        </w:r>
      </w:ins>
      <w:r>
        <w:t>időfüggvénye</w:t>
      </w:r>
      <w:ins w:id="545" w:author="BME-MIT" w:date="2013-05-23T16:54:00Z">
        <w:r w:rsidR="00372F50">
          <w:t>k az alábbiak</w:t>
        </w:r>
      </w:ins>
      <w:r>
        <w:t>:</w:t>
      </w:r>
    </w:p>
    <w:p w:rsidR="00641CA0" w:rsidRDefault="00641CA0" w:rsidP="00641CA0"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k-1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k-2</m:t>
              </m:r>
            </m:e>
          </m:d>
        </m:oMath>
      </m:oMathPara>
    </w:p>
    <w:p w:rsidR="000225BD" w:rsidRDefault="00641CA0" w:rsidP="00077E88">
      <w:pPr>
        <w:rPr>
          <w:ins w:id="546" w:author="Bibók Andor" w:date="2013-05-26T02:46:00Z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k-1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k-2</m:t>
              </m:r>
            </m:e>
          </m:d>
        </m:oMath>
      </m:oMathPara>
    </w:p>
    <w:p w:rsidR="00391D19" w:rsidDel="009A54C7" w:rsidRDefault="00391D19" w:rsidP="00391D19">
      <w:pPr>
        <w:pStyle w:val="Kpalrs"/>
        <w:rPr>
          <w:del w:id="547" w:author="Bibók Andor" w:date="2013-05-26T02:59:00Z"/>
        </w:rPr>
        <w:pPrChange w:id="548" w:author="Bibók Andor" w:date="2013-05-26T02:47:00Z">
          <w:pPr/>
        </w:pPrChange>
      </w:pPr>
    </w:p>
    <w:p w:rsidR="00641CA0" w:rsidRPr="009D192F" w:rsidRDefault="00023BBB" w:rsidP="00077E88">
      <w:pPr>
        <w:rPr>
          <w:b/>
        </w:rPr>
      </w:pPr>
      <w:commentRangeStart w:id="549"/>
      <w:r w:rsidRPr="009D192F">
        <w:rPr>
          <w:b/>
        </w:rPr>
        <w:t>Transzponált Direkt I.</w:t>
      </w:r>
      <w:commentRangeEnd w:id="549"/>
      <w:r w:rsidR="00884141">
        <w:rPr>
          <w:rStyle w:val="Jegyzethivatkozs"/>
        </w:rPr>
        <w:commentReference w:id="549"/>
      </w:r>
      <w:ins w:id="550" w:author="Bibók Andor" w:date="2013-05-26T21:32:00Z">
        <w:r w:rsidR="000C593F">
          <w:rPr>
            <w:b/>
          </w:rPr>
          <w:t xml:space="preserve"> </w:t>
        </w:r>
      </w:ins>
      <w:ins w:id="551" w:author="Bibók Andor" w:date="2013-05-26T21:34:00Z">
        <w:r w:rsidR="00BA5313">
          <w:rPr>
            <w:b/>
          </w:rPr>
          <w:fldChar w:fldCharType="begin"/>
        </w:r>
        <w:r w:rsidR="00BA5313">
          <w:rPr>
            <w:b/>
          </w:rPr>
          <w:instrText xml:space="preserve"> REF _Ref357367381 \r \h </w:instrText>
        </w:r>
        <w:r w:rsidR="00BA5313">
          <w:rPr>
            <w:b/>
          </w:rPr>
        </w:r>
      </w:ins>
      <w:r w:rsidR="00BA5313">
        <w:rPr>
          <w:b/>
        </w:rPr>
        <w:fldChar w:fldCharType="separate"/>
      </w:r>
      <w:ins w:id="552" w:author="Bibók Andor" w:date="2013-05-26T21:34:00Z">
        <w:r w:rsidR="00BA5313">
          <w:rPr>
            <w:b/>
          </w:rPr>
          <w:t>[13]</w:t>
        </w:r>
        <w:r w:rsidR="00BA5313">
          <w:rPr>
            <w:b/>
          </w:rPr>
          <w:fldChar w:fldCharType="end"/>
        </w:r>
      </w:ins>
    </w:p>
    <w:p w:rsidR="00023BBB" w:rsidRDefault="00023BBB" w:rsidP="00077E88">
      <w:pPr>
        <w:rPr>
          <w:ins w:id="553" w:author="Bibók Andor" w:date="2013-05-26T02:58:00Z"/>
        </w:rPr>
      </w:pPr>
      <w:r>
        <w:t>Ritkán használt struktúra, mivel sok késleltetőt és összeadót tartalmaz, és ezek több zajforrást jelentenek a rendszerben.</w:t>
      </w:r>
      <w:ins w:id="554" w:author="Bibók Andor" w:date="2013-05-26T03:00:00Z">
        <w:r w:rsidR="009A54C7">
          <w:t xml:space="preserve"> Jelfolyamgráfja a </w:t>
        </w:r>
        <w:r w:rsidR="009A54C7">
          <w:fldChar w:fldCharType="begin"/>
        </w:r>
        <w:r w:rsidR="009A54C7">
          <w:instrText xml:space="preserve"> REF _Ref357300548 \h </w:instrText>
        </w:r>
      </w:ins>
      <w:r w:rsidR="009A54C7">
        <w:fldChar w:fldCharType="separate"/>
      </w:r>
      <w:ins w:id="555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14</w:t>
        </w:r>
        <w:r w:rsidR="00867516">
          <w:t>. ábra</w:t>
        </w:r>
      </w:ins>
      <w:ins w:id="556" w:author="Bibók Andor" w:date="2013-05-26T03:00:00Z">
        <w:r w:rsidR="009A54C7">
          <w:fldChar w:fldCharType="end"/>
        </w:r>
        <w:r w:rsidR="009A54C7">
          <w:t>án látható.</w:t>
        </w:r>
      </w:ins>
    </w:p>
    <w:p w:rsidR="009A54C7" w:rsidRDefault="009A54C7" w:rsidP="009A54C7">
      <w:pPr>
        <w:pStyle w:val="Kp"/>
        <w:rPr>
          <w:ins w:id="557" w:author="Bibók Andor" w:date="2013-05-26T02:59:00Z"/>
        </w:rPr>
        <w:pPrChange w:id="558" w:author="Bibók Andor" w:date="2013-05-26T02:59:00Z">
          <w:pPr>
            <w:pStyle w:val="Kp"/>
          </w:pPr>
        </w:pPrChange>
      </w:pPr>
      <w:ins w:id="559" w:author="Bibók Andor" w:date="2013-05-26T02:58:00Z">
        <w:r>
          <w:rPr>
            <w:noProof/>
            <w:lang w:eastAsia="hu-HU"/>
          </w:rPr>
          <w:drawing>
            <wp:inline distT="0" distB="0" distL="0" distR="0">
              <wp:extent cx="4462323" cy="2160000"/>
              <wp:effectExtent l="19050" t="0" r="0" b="0"/>
              <wp:docPr id="24" name="Kép 23" descr="710px-Biquad_filter_DF-II.sv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710px-Biquad_filter_DF-II.svg.png"/>
                      <pic:cNvPicPr/>
                    </pic:nvPicPr>
                    <pic:blipFill>
                      <a:blip r:embed="rId2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62323" cy="216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560" w:name="_Ref357300548"/>
    <w:p w:rsidR="009A54C7" w:rsidRDefault="002E6C43" w:rsidP="009A54C7">
      <w:pPr>
        <w:pStyle w:val="Kpalrs"/>
        <w:pPrChange w:id="561" w:author="Bibók Andor" w:date="2013-05-26T02:59:00Z">
          <w:pPr/>
        </w:pPrChange>
      </w:pPr>
      <w:ins w:id="562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563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564" w:author="Bibók Andor" w:date="2013-05-26T19:40:00Z">
        <w:r>
          <w:rPr>
            <w:noProof/>
          </w:rPr>
          <w:t>14</w:t>
        </w:r>
        <w:r>
          <w:fldChar w:fldCharType="end"/>
        </w:r>
      </w:ins>
      <w:ins w:id="565" w:author="Bibók Andor" w:date="2013-05-26T02:59:00Z">
        <w:r w:rsidR="009A54C7">
          <w:t>. ábra</w:t>
        </w:r>
        <w:bookmarkEnd w:id="560"/>
        <w:r w:rsidR="009A54C7">
          <w:t>.</w:t>
        </w:r>
        <w:r w:rsidR="009A54C7" w:rsidRPr="00391D19">
          <w:t xml:space="preserve"> </w:t>
        </w:r>
        <w:r w:rsidR="009A54C7">
          <w:t>Transzponált Direkt I-es forma jelfolyamgráfja</w:t>
        </w:r>
      </w:ins>
    </w:p>
    <w:p w:rsidR="007779B3" w:rsidRDefault="00023BBB">
      <w:pPr>
        <w:keepNext/>
        <w:rPr>
          <w:b/>
        </w:rPr>
        <w:pPrChange w:id="566" w:author="BME-MIT" w:date="2013-05-23T16:55:00Z">
          <w:pPr/>
        </w:pPrChange>
      </w:pPr>
      <w:commentRangeStart w:id="567"/>
      <w:r w:rsidRPr="009D192F">
        <w:rPr>
          <w:b/>
        </w:rPr>
        <w:lastRenderedPageBreak/>
        <w:t>Transzponált Direkt II.</w:t>
      </w:r>
      <w:commentRangeEnd w:id="567"/>
      <w:r w:rsidR="00884141">
        <w:rPr>
          <w:rStyle w:val="Jegyzethivatkozs"/>
        </w:rPr>
        <w:commentReference w:id="567"/>
      </w:r>
      <w:ins w:id="568" w:author="Bibók Andor" w:date="2013-05-26T21:34:00Z">
        <w:r w:rsidR="00BA5313">
          <w:rPr>
            <w:b/>
          </w:rPr>
          <w:t xml:space="preserve"> </w:t>
        </w:r>
        <w:r w:rsidR="00BA5313">
          <w:rPr>
            <w:b/>
          </w:rPr>
          <w:fldChar w:fldCharType="begin"/>
        </w:r>
        <w:r w:rsidR="00BA5313">
          <w:rPr>
            <w:b/>
          </w:rPr>
          <w:instrText xml:space="preserve"> REF _Ref357367381 \r \h </w:instrText>
        </w:r>
        <w:r w:rsidR="00BA5313">
          <w:rPr>
            <w:b/>
          </w:rPr>
        </w:r>
      </w:ins>
      <w:r w:rsidR="00BA5313">
        <w:rPr>
          <w:b/>
        </w:rPr>
        <w:fldChar w:fldCharType="separate"/>
      </w:r>
      <w:ins w:id="569" w:author="Bibók Andor" w:date="2013-05-26T21:34:00Z">
        <w:r w:rsidR="00BA5313">
          <w:rPr>
            <w:b/>
          </w:rPr>
          <w:t>[13]</w:t>
        </w:r>
        <w:r w:rsidR="00BA5313">
          <w:rPr>
            <w:b/>
          </w:rPr>
          <w:fldChar w:fldCharType="end"/>
        </w:r>
      </w:ins>
    </w:p>
    <w:p w:rsidR="00345B64" w:rsidRDefault="009D192F" w:rsidP="00345B64">
      <w:pPr>
        <w:rPr>
          <w:ins w:id="570" w:author="Bibók Andor" w:date="2013-05-26T03:01:00Z"/>
        </w:rPr>
      </w:pPr>
      <w:r>
        <w:t>A kettes direkt forma transzponált alakja. Előnye az előbbivel szemben, hogy ha felbontanánk egy-egy csak zérusokból és csak pólusokból álló tagra, akkor a jel előbb haladna át a tisztán zérusokból álló tagon, ami a gyakran használt szűrőknél általában kedvezőbb.</w:t>
      </w:r>
      <w:ins w:id="571" w:author="Bibók Andor" w:date="2013-05-26T03:00:00Z">
        <w:r w:rsidR="00345B64">
          <w:t xml:space="preserve"> Jelfolyamgráfja a</w:t>
        </w:r>
      </w:ins>
      <w:ins w:id="572" w:author="Bibók Andor" w:date="2013-05-26T03:01:00Z">
        <w:r w:rsidR="00345B64">
          <w:t xml:space="preserve"> </w:t>
        </w:r>
      </w:ins>
      <w:ins w:id="573" w:author="Bibók Andor" w:date="2013-05-26T03:03:00Z">
        <w:r w:rsidR="00345B64">
          <w:fldChar w:fldCharType="begin"/>
        </w:r>
        <w:r w:rsidR="00345B64">
          <w:instrText xml:space="preserve"> REF _Ref357300727 \h </w:instrText>
        </w:r>
      </w:ins>
      <w:r w:rsidR="00345B64">
        <w:fldChar w:fldCharType="separate"/>
      </w:r>
      <w:ins w:id="574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15</w:t>
        </w:r>
        <w:r w:rsidR="00867516">
          <w:t>. ábr</w:t>
        </w:r>
      </w:ins>
      <w:ins w:id="575" w:author="Bibók Andor" w:date="2013-05-26T03:03:00Z">
        <w:r w:rsidR="00345B64">
          <w:fldChar w:fldCharType="end"/>
        </w:r>
        <w:r w:rsidR="00345B64">
          <w:t xml:space="preserve">án </w:t>
        </w:r>
      </w:ins>
      <w:ins w:id="576" w:author="Bibók Andor" w:date="2013-05-26T03:00:00Z">
        <w:r w:rsidR="00345B64">
          <w:t>látható.</w:t>
        </w:r>
      </w:ins>
    </w:p>
    <w:p w:rsidR="00345B64" w:rsidRDefault="00345B64" w:rsidP="00345B64">
      <w:pPr>
        <w:pStyle w:val="Kp"/>
        <w:rPr>
          <w:ins w:id="577" w:author="Bibók Andor" w:date="2013-05-26T03:03:00Z"/>
        </w:rPr>
        <w:pPrChange w:id="578" w:author="Bibók Andor" w:date="2013-05-26T03:03:00Z">
          <w:pPr>
            <w:pStyle w:val="Kp"/>
          </w:pPr>
        </w:pPrChange>
      </w:pPr>
      <w:ins w:id="579" w:author="Bibók Andor" w:date="2013-05-26T03:01:00Z">
        <w:r>
          <w:rPr>
            <w:noProof/>
            <w:lang w:eastAsia="hu-HU"/>
          </w:rPr>
          <w:drawing>
            <wp:inline distT="0" distB="0" distL="0" distR="0">
              <wp:extent cx="3249988" cy="2160000"/>
              <wp:effectExtent l="19050" t="0" r="7562" b="0"/>
              <wp:docPr id="26" name="Kép 25" descr="tdf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df1.png"/>
                      <pic:cNvPicPr/>
                    </pic:nvPicPr>
                    <pic:blipFill>
                      <a:blip r:embed="rId2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9988" cy="216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580" w:name="_Ref357300727"/>
    <w:p w:rsidR="00345B64" w:rsidRDefault="002E6C43" w:rsidP="00345B64">
      <w:pPr>
        <w:pStyle w:val="Kpalrs"/>
        <w:rPr>
          <w:ins w:id="581" w:author="Bibók Andor" w:date="2013-05-26T03:00:00Z"/>
        </w:rPr>
        <w:pPrChange w:id="582" w:author="Bibók Andor" w:date="2013-05-26T03:03:00Z">
          <w:pPr/>
        </w:pPrChange>
      </w:pPr>
      <w:ins w:id="583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584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585" w:author="Bibók Andor" w:date="2013-05-26T19:40:00Z">
        <w:r>
          <w:rPr>
            <w:noProof/>
          </w:rPr>
          <w:t>15</w:t>
        </w:r>
        <w:r>
          <w:fldChar w:fldCharType="end"/>
        </w:r>
      </w:ins>
      <w:ins w:id="586" w:author="Bibók Andor" w:date="2013-05-26T03:03:00Z">
        <w:r w:rsidR="00345B64">
          <w:t>. ábra</w:t>
        </w:r>
        <w:bookmarkEnd w:id="580"/>
        <w:r w:rsidR="00345B64">
          <w:t>. Transzponált Direkt II-es forma jelfolyamgráfja</w:t>
        </w:r>
      </w:ins>
    </w:p>
    <w:p w:rsidR="002C3D6C" w:rsidRDefault="00D322AC" w:rsidP="00D322AC">
      <w:pPr>
        <w:pStyle w:val="Cmsor4"/>
        <w:rPr>
          <w:ins w:id="587" w:author="Bibók Andor" w:date="2013-05-26T05:54:00Z"/>
        </w:rPr>
        <w:pPrChange w:id="588" w:author="Bibók Andor" w:date="2013-05-26T05:54:00Z">
          <w:pPr/>
        </w:pPrChange>
      </w:pPr>
      <w:ins w:id="589" w:author="Bibók Andor" w:date="2013-05-26T05:56:00Z">
        <w:r>
          <w:t xml:space="preserve">Soros és </w:t>
        </w:r>
      </w:ins>
      <w:ins w:id="590" w:author="Bibók Andor" w:date="2013-05-26T05:57:00Z">
        <w:r>
          <w:t>p</w:t>
        </w:r>
      </w:ins>
      <w:ins w:id="591" w:author="Bibók Andor" w:date="2013-05-26T05:54:00Z">
        <w:r>
          <w:t>árhuzamos felbontás</w:t>
        </w:r>
      </w:ins>
    </w:p>
    <w:p w:rsidR="00D322AC" w:rsidRDefault="00D322AC" w:rsidP="00D322AC">
      <w:pPr>
        <w:rPr>
          <w:ins w:id="592" w:author="Bibók Andor" w:date="2013-05-26T06:04:00Z"/>
        </w:rPr>
        <w:pPrChange w:id="593" w:author="Bibók Andor" w:date="2013-05-26T05:54:00Z">
          <w:pPr/>
        </w:pPrChange>
      </w:pPr>
      <w:ins w:id="594" w:author="Bibók Andor" w:date="2013-05-26T05:58:00Z">
        <w:r>
          <w:t>A s</w:t>
        </w:r>
      </w:ins>
      <w:ins w:id="595" w:author="Bibók Andor" w:date="2013-05-26T05:57:00Z">
        <w:r>
          <w:t>oros és párhuzamos felbontás</w:t>
        </w:r>
      </w:ins>
      <w:ins w:id="596" w:author="Bibók Andor" w:date="2013-05-26T05:58:00Z">
        <w:r>
          <w:t xml:space="preserve"> </w:t>
        </w:r>
      </w:ins>
      <w:ins w:id="597" w:author="Bibók Andor" w:date="2013-05-26T06:00:00Z">
        <w:r>
          <w:t xml:space="preserve">során úgy próbáljuk meg kisebb egységekre bontani a szűrőt, hogy ezek az </w:t>
        </w:r>
      </w:ins>
      <w:ins w:id="598" w:author="Bibók Andor" w:date="2013-05-26T06:20:00Z">
        <w:r w:rsidR="00512DF2">
          <w:t>alaptagok</w:t>
        </w:r>
      </w:ins>
      <w:ins w:id="599" w:author="Bibók Andor" w:date="2013-05-26T06:00:00Z">
        <w:r>
          <w:t xml:space="preserve"> párhuzamosan, vagy sorosan kapcsolva az eredeti szűrő karakterisztikáját adják. </w:t>
        </w:r>
      </w:ins>
      <w:ins w:id="600" w:author="Bibók Andor" w:date="2013-05-26T06:09:00Z">
        <w:r w:rsidR="00D02DAB">
          <w:t>Leggyakrabban másodfokú (</w:t>
        </w:r>
      </w:ins>
      <w:ins w:id="601" w:author="Bibók Andor" w:date="2013-05-26T06:10:00Z">
        <w:r w:rsidR="00D02DAB">
          <w:t>biquad</w:t>
        </w:r>
      </w:ins>
      <w:ins w:id="602" w:author="Bibók Andor" w:date="2013-05-26T06:09:00Z">
        <w:r w:rsidR="00D02DAB">
          <w:t>)</w:t>
        </w:r>
      </w:ins>
      <w:ins w:id="603" w:author="Bibók Andor" w:date="2013-05-26T06:10:00Z">
        <w:r w:rsidR="00D02DAB">
          <w:t xml:space="preserve"> tagokra történik a felbontás. </w:t>
        </w:r>
      </w:ins>
      <w:ins w:id="604" w:author="Bibók Andor" w:date="2013-05-26T06:02:00Z">
        <w:r>
          <w:t xml:space="preserve">Soros kapcsolás esetén egyszerűbb a helyzet, csak ki kell </w:t>
        </w:r>
      </w:ins>
      <w:ins w:id="605" w:author="Bibók Andor" w:date="2013-05-26T06:04:00Z">
        <w:r w:rsidR="00D02DAB">
          <w:t xml:space="preserve">választani </w:t>
        </w:r>
      </w:ins>
      <w:ins w:id="606" w:author="Bibók Andor" w:date="2013-05-26T06:02:00Z">
        <w:r>
          <w:t xml:space="preserve">a megfelelő </w:t>
        </w:r>
      </w:ins>
      <w:ins w:id="607" w:author="Bibók Andor" w:date="2013-05-26T06:04:00Z">
        <w:r w:rsidR="00D02DAB">
          <w:t>pólus- és zérus párokat:</w:t>
        </w:r>
      </w:ins>
    </w:p>
    <w:p w:rsidR="00D02DAB" w:rsidRDefault="00D02DAB" w:rsidP="00D322AC">
      <w:pPr>
        <w:rPr>
          <w:ins w:id="608" w:author="Bibók Andor" w:date="2013-05-26T06:14:00Z"/>
        </w:rPr>
        <w:pPrChange w:id="609" w:author="Bibók Andor" w:date="2013-05-26T05:54:00Z">
          <w:pPr/>
        </w:pPrChange>
      </w:pPr>
      <m:oMathPara>
        <m:oMath>
          <w:ins w:id="610" w:author="Bibók Andor" w:date="2013-05-26T06:06:00Z">
            <m:r>
              <w:rPr>
                <w:rFonts w:ascii="Cambria Math" w:hAnsi="Cambria Math"/>
              </w:rPr>
              <m:t>H</m:t>
            </m:r>
          </w:ins>
          <m:d>
            <m:dPr>
              <m:ctrlPr>
                <w:ins w:id="611" w:author="Bibók Andor" w:date="2013-05-26T06:06:00Z">
                  <w:rPr>
                    <w:rFonts w:ascii="Cambria Math" w:hAnsi="Cambria Math"/>
                    <w:i/>
                  </w:rPr>
                </w:ins>
              </m:ctrlPr>
            </m:dPr>
            <m:e>
              <w:ins w:id="612" w:author="Bibók Andor" w:date="2013-05-26T06:06:00Z">
                <m:r>
                  <w:rPr>
                    <w:rFonts w:ascii="Cambria Math" w:hAnsi="Cambria Math"/>
                  </w:rPr>
                  <m:t>z</m:t>
                </m:r>
              </w:ins>
            </m:e>
          </m:d>
          <w:ins w:id="613" w:author="Bibók Andor" w:date="2013-05-26T06:06:00Z">
            <m:r>
              <w:rPr>
                <w:rFonts w:ascii="Cambria Math" w:hAnsi="Cambria Math"/>
              </w:rPr>
              <m:t>=K</m:t>
            </m:r>
          </w:ins>
          <m:nary>
            <m:naryPr>
              <m:chr m:val="∏"/>
              <m:limLoc m:val="undOvr"/>
              <m:subHide m:val="on"/>
              <m:supHide m:val="on"/>
              <m:ctrlPr>
                <w:ins w:id="614" w:author="Bibók Andor" w:date="2013-05-26T06:11:00Z">
                  <w:rPr>
                    <w:rFonts w:ascii="Cambria Math" w:hAnsi="Cambria Math"/>
                    <w:i/>
                  </w:rPr>
                </w:ins>
              </m:ctrlPr>
            </m:naryPr>
            <m:sub/>
            <m:sup/>
            <m:e>
              <m:sSub>
                <m:sSubPr>
                  <m:ctrlPr>
                    <w:ins w:id="615" w:author="Bibók Andor" w:date="2013-05-26T06:12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w:ins w:id="616" w:author="Bibók Andor" w:date="2013-05-26T06:12:00Z">
                    <m:r>
                      <w:rPr>
                        <w:rFonts w:ascii="Cambria Math" w:hAnsi="Cambria Math"/>
                      </w:rPr>
                      <m:t>H</m:t>
                    </m:r>
                  </w:ins>
                </m:e>
                <m:sub>
                  <w:ins w:id="617" w:author="Bibók Andor" w:date="2013-05-26T06:12:00Z">
                    <m:r>
                      <w:rPr>
                        <w:rFonts w:ascii="Cambria Math" w:hAnsi="Cambria Math"/>
                      </w:rPr>
                      <m:t>k</m:t>
                    </m:r>
                  </w:ins>
                </m:sub>
              </m:sSub>
            </m:e>
          </m:nary>
          <m:d>
            <m:dPr>
              <m:ctrlPr>
                <w:ins w:id="618" w:author="Bibók Andor" w:date="2013-05-26T06:12:00Z">
                  <w:rPr>
                    <w:rFonts w:ascii="Cambria Math" w:hAnsi="Cambria Math"/>
                    <w:i/>
                  </w:rPr>
                </w:ins>
              </m:ctrlPr>
            </m:dPr>
            <m:e>
              <w:ins w:id="619" w:author="Bibók Andor" w:date="2013-05-26T06:12:00Z">
                <m:r>
                  <w:rPr>
                    <w:rFonts w:ascii="Cambria Math" w:hAnsi="Cambria Math"/>
                  </w:rPr>
                  <m:t>z</m:t>
                </m:r>
              </w:ins>
            </m:e>
          </m:d>
          <w:ins w:id="620" w:author="Bibók Andor" w:date="2013-05-26T06:12:00Z">
            <m:r>
              <w:rPr>
                <w:rFonts w:ascii="Cambria Math" w:hAnsi="Cambria Math"/>
              </w:rPr>
              <m:t xml:space="preserve">                  </m:t>
            </m:r>
          </w:ins>
          <m:sSub>
            <m:sSubPr>
              <m:ctrlPr>
                <w:ins w:id="621" w:author="Bibók Andor" w:date="2013-05-26T06:13:00Z">
                  <w:rPr>
                    <w:rFonts w:ascii="Cambria Math" w:hAnsi="Cambria Math"/>
                    <w:i/>
                  </w:rPr>
                </w:ins>
              </m:ctrlPr>
            </m:sSubPr>
            <m:e>
              <w:ins w:id="622" w:author="Bibók Andor" w:date="2013-05-26T06:13:00Z">
                <m:r>
                  <w:rPr>
                    <w:rFonts w:ascii="Cambria Math" w:hAnsi="Cambria Math"/>
                  </w:rPr>
                  <m:t>H</m:t>
                </m:r>
              </w:ins>
            </m:e>
            <m:sub>
              <w:ins w:id="623" w:author="Bibók Andor" w:date="2013-05-26T06:13:00Z">
                <m:r>
                  <w:rPr>
                    <w:rFonts w:ascii="Cambria Math" w:hAnsi="Cambria Math"/>
                  </w:rPr>
                  <m:t>k</m:t>
                </m:r>
              </w:ins>
            </m:sub>
          </m:sSub>
          <m:d>
            <m:dPr>
              <m:ctrlPr>
                <w:ins w:id="624" w:author="Bibók Andor" w:date="2013-05-26T06:13:00Z">
                  <w:rPr>
                    <w:rFonts w:ascii="Cambria Math" w:hAnsi="Cambria Math"/>
                    <w:i/>
                  </w:rPr>
                </w:ins>
              </m:ctrlPr>
            </m:dPr>
            <m:e>
              <w:ins w:id="625" w:author="Bibók Andor" w:date="2013-05-26T06:13:00Z">
                <m:r>
                  <w:rPr>
                    <w:rFonts w:ascii="Cambria Math" w:hAnsi="Cambria Math"/>
                  </w:rPr>
                  <m:t>z</m:t>
                </m:r>
              </w:ins>
            </m:e>
          </m:d>
          <w:ins w:id="626" w:author="Bibók Andor" w:date="2013-05-26T06:13:00Z">
            <m:r>
              <w:rPr>
                <w:rFonts w:ascii="Cambria Math" w:hAnsi="Cambria Math"/>
              </w:rPr>
              <m:t>=</m:t>
            </m:r>
          </w:ins>
          <m:f>
            <m:fPr>
              <m:ctrlPr>
                <w:ins w:id="627" w:author="Bibók Andor" w:date="2013-05-26T06:13:00Z">
                  <w:rPr>
                    <w:rFonts w:ascii="Cambria Math" w:hAnsi="Cambria Math"/>
                    <w:i/>
                  </w:rPr>
                </w:ins>
              </m:ctrlPr>
            </m:fPr>
            <m:num>
              <m:d>
                <m:dPr>
                  <m:ctrlPr>
                    <w:ins w:id="628" w:author="Bibók Andor" w:date="2013-05-26T06:13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629" w:author="Bibók Andor" w:date="2013-05-26T06:13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630" w:author="Bibók Andor" w:date="2013-05-26T06:13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631" w:author="Bibók Andor" w:date="2013-05-26T06:13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b>
                      <w:ins w:id="632" w:author="Bibók Andor" w:date="2013-05-26T06:13:00Z">
                        <m:r>
                          <w:rPr>
                            <w:rFonts w:ascii="Cambria Math" w:hAnsi="Cambria Math"/>
                          </w:rPr>
                          <m:t>1k</m:t>
                        </m:r>
                      </w:ins>
                    </m:sub>
                  </m:sSub>
                </m:e>
              </m:d>
              <m:d>
                <m:dPr>
                  <m:ctrlPr>
                    <w:ins w:id="633" w:author="Bibók Andor" w:date="2013-05-26T06:14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634" w:author="Bibók Andor" w:date="2013-05-26T06:14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635" w:author="Bibók Andor" w:date="2013-05-26T06:14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636" w:author="Bibók Andor" w:date="2013-05-26T06:14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b>
                      <w:ins w:id="637" w:author="Bibók Andor" w:date="2013-05-26T06:14:00Z">
                        <m:r>
                          <w:rPr>
                            <w:rFonts w:ascii="Cambria Math" w:hAnsi="Cambria Math"/>
                          </w:rPr>
                          <m:t>2k</m:t>
                        </m:r>
                      </w:ins>
                    </m:sub>
                  </m:sSub>
                </m:e>
              </m:d>
            </m:num>
            <m:den>
              <m:d>
                <m:dPr>
                  <m:ctrlPr>
                    <w:ins w:id="638" w:author="Bibók Andor" w:date="2013-05-26T06:14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639" w:author="Bibók Andor" w:date="2013-05-26T06:14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640" w:author="Bibók Andor" w:date="2013-05-26T06:14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641" w:author="Bibók Andor" w:date="2013-05-26T06:14:00Z"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w:ins>
                    </m:e>
                    <m:sub>
                      <w:ins w:id="642" w:author="Bibók Andor" w:date="2013-05-26T06:14:00Z">
                        <m:r>
                          <w:rPr>
                            <w:rFonts w:ascii="Cambria Math" w:hAnsi="Cambria Math"/>
                          </w:rPr>
                          <m:t>1k</m:t>
                        </m:r>
                      </w:ins>
                    </m:sub>
                  </m:sSub>
                </m:e>
              </m:d>
              <m:d>
                <m:dPr>
                  <m:ctrlPr>
                    <w:ins w:id="643" w:author="Bibók Andor" w:date="2013-05-26T06:14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644" w:author="Bibók Andor" w:date="2013-05-26T06:14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645" w:author="Bibók Andor" w:date="2013-05-26T06:14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646" w:author="Bibók Andor" w:date="2013-05-26T06:14:00Z"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w:ins>
                    </m:e>
                    <m:sub>
                      <w:ins w:id="647" w:author="Bibók Andor" w:date="2013-05-26T06:14:00Z">
                        <m:r>
                          <w:rPr>
                            <w:rFonts w:ascii="Cambria Math" w:hAnsi="Cambria Math"/>
                          </w:rPr>
                          <m:t>2k</m:t>
                        </m:r>
                      </w:ins>
                    </m:sub>
                  </m:sSub>
                </m:e>
              </m:d>
            </m:den>
          </m:f>
        </m:oMath>
      </m:oMathPara>
    </w:p>
    <w:p w:rsidR="00826F15" w:rsidRDefault="00512DF2" w:rsidP="00826F15">
      <w:pPr>
        <w:ind w:firstLine="0"/>
        <w:rPr>
          <w:ins w:id="648" w:author="Bibók Andor" w:date="2013-05-26T11:22:00Z"/>
        </w:rPr>
      </w:pPr>
      <w:ins w:id="649" w:author="Bibók Andor" w:date="2013-05-26T06:14:00Z">
        <w:r>
          <w:t xml:space="preserve">ahol </w:t>
        </w:r>
      </w:ins>
      <m:oMath>
        <m:sSub>
          <m:sSubPr>
            <m:ctrlPr>
              <w:ins w:id="650" w:author="Bibók Andor" w:date="2013-05-26T06:15:00Z">
                <w:rPr>
                  <w:rFonts w:ascii="Cambria Math" w:hAnsi="Cambria Math"/>
                  <w:i/>
                </w:rPr>
              </w:ins>
            </m:ctrlPr>
          </m:sSubPr>
          <m:e>
            <w:ins w:id="651" w:author="Bibók Andor" w:date="2013-05-26T06:15:00Z">
              <m:r>
                <w:rPr>
                  <w:rFonts w:ascii="Cambria Math" w:hAnsi="Cambria Math"/>
                </w:rPr>
                <m:t>z</m:t>
              </m:r>
            </w:ins>
          </m:e>
          <m:sub>
            <w:ins w:id="652" w:author="Bibók Andor" w:date="2013-05-26T06:15:00Z">
              <m:r>
                <w:rPr>
                  <w:rFonts w:ascii="Cambria Math" w:hAnsi="Cambria Math"/>
                </w:rPr>
                <m:t>1k</m:t>
              </m:r>
            </w:ins>
          </m:sub>
        </m:sSub>
      </m:oMath>
      <w:ins w:id="653" w:author="Bibók Andor" w:date="2013-05-26T06:15:00Z">
        <w:r>
          <w:t xml:space="preserve">,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2k</m:t>
              </m:r>
            </m:sub>
          </m:sSub>
        </m:oMath>
        <w:r>
          <w:t xml:space="preserve"> a </w:t>
        </w:r>
        <w:r w:rsidRPr="00512DF2">
          <w:rPr>
            <w:i/>
            <w:rPrChange w:id="654" w:author="Bibók Andor" w:date="2013-05-26T06:15:00Z">
              <w:rPr>
                <w:i/>
              </w:rPr>
            </w:rPrChange>
          </w:rPr>
          <w:t>k</w:t>
        </w:r>
        <w:r>
          <w:t>-</w:t>
        </w:r>
      </w:ins>
      <w:ins w:id="655" w:author="Bibók Andor" w:date="2013-05-26T06:37:00Z">
        <w:r w:rsidR="00285E19">
          <w:t>ad</w:t>
        </w:r>
      </w:ins>
      <w:ins w:id="656" w:author="Bibók Andor" w:date="2013-05-26T06:15:00Z">
        <w:r>
          <w:t>ik</w:t>
        </w:r>
      </w:ins>
      <w:ins w:id="657" w:author="Bibók Andor" w:date="2013-05-26T06:16:00Z">
        <w:r>
          <w:t xml:space="preserve"> zéruspár,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1k</m:t>
              </m:r>
            </m:sub>
          </m:sSub>
        </m:oMath>
        <w:r>
          <w:t xml:space="preserve">,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2k</m:t>
              </m:r>
            </m:sub>
          </m:sSub>
        </m:oMath>
        <w:r>
          <w:t xml:space="preserve"> a </w:t>
        </w:r>
        <w:r w:rsidRPr="00512DF2">
          <w:rPr>
            <w:i/>
          </w:rPr>
          <w:t>k</w:t>
        </w:r>
        <w:r>
          <w:t>-</w:t>
        </w:r>
      </w:ins>
      <w:ins w:id="658" w:author="Bibók Andor" w:date="2013-05-26T06:37:00Z">
        <w:r w:rsidR="00285E19">
          <w:t>ad</w:t>
        </w:r>
      </w:ins>
      <w:ins w:id="659" w:author="Bibók Andor" w:date="2013-05-26T06:16:00Z">
        <w:r>
          <w:t>ik</w:t>
        </w:r>
      </w:ins>
      <w:ins w:id="660" w:author="Bibók Andor" w:date="2013-05-26T06:17:00Z">
        <w:r>
          <w:t xml:space="preserve"> póluspár, és </w:t>
        </w:r>
        <w:r w:rsidRPr="00512DF2">
          <w:rPr>
            <w:i/>
            <w:rPrChange w:id="661" w:author="Bibók Andor" w:date="2013-05-26T06:17:00Z">
              <w:rPr/>
            </w:rPrChange>
          </w:rPr>
          <w:t>K</w:t>
        </w:r>
        <w:r>
          <w:t xml:space="preserve"> az eredő erősítés.</w:t>
        </w:r>
      </w:ins>
      <w:ins w:id="662" w:author="Bibók Andor" w:date="2013-05-26T06:18:00Z">
        <w:r>
          <w:t xml:space="preserve"> </w:t>
        </w:r>
      </w:ins>
      <w:ins w:id="663" w:author="Bibók Andor" w:date="2013-05-26T06:20:00Z">
        <w:r>
          <w:t>Megoldandó feladat</w:t>
        </w:r>
      </w:ins>
      <w:ins w:id="664" w:author="Bibók Andor" w:date="2013-05-26T06:18:00Z">
        <w:r>
          <w:t xml:space="preserve"> a</w:t>
        </w:r>
      </w:ins>
      <w:ins w:id="665" w:author="Bibók Andor" w:date="2013-05-26T06:20:00Z">
        <w:r>
          <w:t xml:space="preserve"> pólusok és zérusok megfelelő összerendelése, illetve az alaptagok sorrendjének megállapítása. Az előbbi</w:t>
        </w:r>
      </w:ins>
      <w:ins w:id="666" w:author="Bibók Andor" w:date="2013-05-26T06:23:00Z">
        <w:r>
          <w:t xml:space="preserve"> megoldására</w:t>
        </w:r>
      </w:ins>
      <w:ins w:id="667" w:author="Bibók Andor" w:date="2013-05-26T06:20:00Z">
        <w:r>
          <w:t xml:space="preserve"> általában úgy </w:t>
        </w:r>
      </w:ins>
      <w:ins w:id="668" w:author="Bibók Andor" w:date="2013-05-26T06:24:00Z">
        <w:r>
          <w:t>rendelik e</w:t>
        </w:r>
      </w:ins>
      <w:ins w:id="669" w:author="Bibók Andor" w:date="2013-05-26T06:25:00Z">
        <w:r w:rsidR="00285E19">
          <w:t>g</w:t>
        </w:r>
      </w:ins>
      <w:ins w:id="670" w:author="Bibók Andor" w:date="2013-05-26T06:24:00Z">
        <w:r>
          <w:t xml:space="preserve">ymáshoz a pólusokat és zérusokat, hogy azok minél közelebb essenek egymáshoz, </w:t>
        </w:r>
      </w:ins>
      <w:ins w:id="671" w:author="Bibók Andor" w:date="2013-05-26T06:25:00Z">
        <w:r w:rsidR="00285E19">
          <w:t xml:space="preserve">hogy a karakterisztikában ne legyenek nagy kiemelések vagy </w:t>
        </w:r>
      </w:ins>
      <w:ins w:id="672" w:author="Bibók Andor" w:date="2013-05-26T06:43:00Z">
        <w:r w:rsidR="00655A67">
          <w:t>elnyomások</w:t>
        </w:r>
      </w:ins>
      <w:ins w:id="673" w:author="Bibók Andor" w:date="2013-05-26T06:25:00Z">
        <w:r w:rsidR="00285E19">
          <w:t>. A másik feladat megoldása bonyolultabb, általában számítógépes analízissel történik. Fő célja</w:t>
        </w:r>
      </w:ins>
      <w:ins w:id="674" w:author="Bibók Andor" w:date="2013-05-26T06:38:00Z">
        <w:r w:rsidR="00655A67">
          <w:t>, hogy a bemenet</w:t>
        </w:r>
      </w:ins>
      <w:ins w:id="675" w:author="Bibók Andor" w:date="2013-05-26T06:42:00Z">
        <w:r w:rsidR="00655A67">
          <w:t>,</w:t>
        </w:r>
      </w:ins>
      <w:ins w:id="676" w:author="Bibók Andor" w:date="2013-05-26T06:38:00Z">
        <w:r w:rsidR="00655A67">
          <w:t xml:space="preserve"> és a kaszkád tagok köz</w:t>
        </w:r>
      </w:ins>
      <w:ins w:id="677" w:author="Bibók Andor" w:date="2013-05-26T06:42:00Z">
        <w:r w:rsidR="00655A67">
          <w:t xml:space="preserve">ötti </w:t>
        </w:r>
      </w:ins>
      <w:ins w:id="678" w:author="Bibók Andor" w:date="2013-05-26T06:43:00Z">
        <w:r w:rsidR="00655A67">
          <w:t>átvitelben</w:t>
        </w:r>
      </w:ins>
      <w:ins w:id="679" w:author="Bibók Andor" w:date="2013-05-26T06:44:00Z">
        <w:r w:rsidR="00655A67">
          <w:t xml:space="preserve"> fellépő kiemeléseket és elnyomásokat minimalizálja.</w:t>
        </w:r>
      </w:ins>
      <w:ins w:id="680" w:author="Bibók Andor" w:date="2013-05-26T11:22:00Z">
        <w:r w:rsidR="00826F15">
          <w:t xml:space="preserve"> A kaszkád kapcsolás jelfolyamgráfja a </w:t>
        </w:r>
      </w:ins>
      <w:ins w:id="681" w:author="Bibók Andor" w:date="2013-05-26T11:24:00Z">
        <w:r w:rsidR="00826F15">
          <w:fldChar w:fldCharType="begin"/>
        </w:r>
        <w:r w:rsidR="00826F15">
          <w:instrText xml:space="preserve"> REF _Ref357330775 \h </w:instrText>
        </w:r>
      </w:ins>
      <w:r w:rsidR="00826F15">
        <w:fldChar w:fldCharType="separate"/>
      </w:r>
      <w:ins w:id="682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16</w:t>
        </w:r>
        <w:r w:rsidR="00867516">
          <w:t>. ábra</w:t>
        </w:r>
      </w:ins>
      <w:ins w:id="683" w:author="Bibók Andor" w:date="2013-05-26T11:24:00Z">
        <w:r w:rsidR="00826F15">
          <w:fldChar w:fldCharType="end"/>
        </w:r>
      </w:ins>
      <w:ins w:id="684" w:author="Bibók Andor" w:date="2013-05-26T11:22:00Z">
        <w:r w:rsidR="00826F15">
          <w:t>án látható.</w:t>
        </w:r>
      </w:ins>
    </w:p>
    <w:p w:rsidR="00512DF2" w:rsidRDefault="00512DF2" w:rsidP="00512DF2">
      <w:pPr>
        <w:ind w:firstLine="0"/>
        <w:rPr>
          <w:ins w:id="685" w:author="Bibók Andor" w:date="2013-05-26T11:13:00Z"/>
        </w:rPr>
        <w:pPrChange w:id="686" w:author="Bibók Andor" w:date="2013-05-26T06:14:00Z">
          <w:pPr/>
        </w:pPrChange>
      </w:pPr>
    </w:p>
    <w:p w:rsidR="00C314B3" w:rsidRDefault="00C314B3" w:rsidP="00C314B3">
      <w:pPr>
        <w:pStyle w:val="Kp"/>
        <w:rPr>
          <w:ins w:id="687" w:author="Bibók Andor" w:date="2013-05-26T11:21:00Z"/>
        </w:rPr>
        <w:pPrChange w:id="688" w:author="Bibók Andor" w:date="2013-05-26T11:21:00Z">
          <w:pPr>
            <w:pStyle w:val="Kp"/>
          </w:pPr>
        </w:pPrChange>
      </w:pPr>
      <w:ins w:id="689" w:author="Bibók Andor" w:date="2013-05-26T11:20:00Z">
        <w:r>
          <w:rPr>
            <w:noProof/>
            <w:lang w:eastAsia="hu-HU"/>
          </w:rPr>
          <w:drawing>
            <wp:inline distT="0" distB="0" distL="0" distR="0">
              <wp:extent cx="4791490" cy="718385"/>
              <wp:effectExtent l="19050" t="0" r="9110" b="0"/>
              <wp:docPr id="28" name="Kép 27" descr="ch3_se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h3_ser.png"/>
                      <pic:cNvPicPr/>
                    </pic:nvPicPr>
                    <pic:blipFill>
                      <a:blip r:embed="rId2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5872" cy="7190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690" w:name="_Ref357330775"/>
    <w:p w:rsidR="00C314B3" w:rsidRDefault="002E6C43" w:rsidP="00C314B3">
      <w:pPr>
        <w:pStyle w:val="Kpalrs"/>
        <w:rPr>
          <w:ins w:id="691" w:author="Bibók Andor" w:date="2013-05-26T06:44:00Z"/>
        </w:rPr>
        <w:pPrChange w:id="692" w:author="Bibók Andor" w:date="2013-05-26T11:21:00Z">
          <w:pPr/>
        </w:pPrChange>
      </w:pPr>
      <w:ins w:id="693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694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695" w:author="Bibók Andor" w:date="2013-05-26T19:40:00Z">
        <w:r>
          <w:rPr>
            <w:noProof/>
          </w:rPr>
          <w:t>16</w:t>
        </w:r>
        <w:r>
          <w:fldChar w:fldCharType="end"/>
        </w:r>
      </w:ins>
      <w:ins w:id="696" w:author="Bibók Andor" w:date="2013-05-26T11:21:00Z">
        <w:r w:rsidR="00C314B3">
          <w:t>. ábra</w:t>
        </w:r>
        <w:bookmarkEnd w:id="690"/>
        <w:r w:rsidR="00C314B3">
          <w:t>. Alaptagok kaszkád (soros) kapcsolása</w:t>
        </w:r>
      </w:ins>
    </w:p>
    <w:p w:rsidR="00655A67" w:rsidRDefault="00655A67" w:rsidP="00655A67">
      <w:pPr>
        <w:rPr>
          <w:ins w:id="697" w:author="Bibók Andor" w:date="2013-05-26T06:51:00Z"/>
        </w:rPr>
        <w:pPrChange w:id="698" w:author="Bibók Andor" w:date="2013-05-26T06:45:00Z">
          <w:pPr/>
        </w:pPrChange>
      </w:pPr>
      <w:ins w:id="699" w:author="Bibók Andor" w:date="2013-05-26T06:46:00Z">
        <w:r>
          <w:t xml:space="preserve">Párhuzamos </w:t>
        </w:r>
      </w:ins>
      <w:ins w:id="700" w:author="Bibók Andor" w:date="2013-05-26T06:50:00Z">
        <w:r w:rsidR="00B729DE">
          <w:t>megvalósítás</w:t>
        </w:r>
      </w:ins>
      <w:ins w:id="701" w:author="Bibók Andor" w:date="2013-05-26T06:46:00Z">
        <w:r>
          <w:t xml:space="preserve"> esetén</w:t>
        </w:r>
      </w:ins>
      <w:ins w:id="702" w:author="Bibók Andor" w:date="2013-05-26T06:50:00Z">
        <w:r w:rsidR="00B729DE">
          <w:t>,</w:t>
        </w:r>
      </w:ins>
      <w:ins w:id="703" w:author="Bibók Andor" w:date="2013-05-26T06:46:00Z">
        <w:r>
          <w:t xml:space="preserve"> az eredeti </w:t>
        </w:r>
      </w:ins>
      <w:ins w:id="704" w:author="Bibók Andor" w:date="2013-05-26T06:49:00Z">
        <w:r w:rsidR="00B729DE">
          <w:t>átviteli függvényt a részlettörtekre bontás módszerével</w:t>
        </w:r>
      </w:ins>
      <w:ins w:id="705" w:author="Bibók Andor" w:date="2013-05-26T06:50:00Z">
        <w:r w:rsidR="00B729DE">
          <w:t xml:space="preserve"> bontjuk fel</w:t>
        </w:r>
      </w:ins>
      <w:ins w:id="706" w:author="Bibók Andor" w:date="2013-05-26T06:51:00Z">
        <w:r w:rsidR="00B729DE">
          <w:t>:</w:t>
        </w:r>
      </w:ins>
    </w:p>
    <w:p w:rsidR="00B729DE" w:rsidRDefault="00B729DE" w:rsidP="00655A67">
      <w:pPr>
        <w:rPr>
          <w:ins w:id="707" w:author="Bibók Andor" w:date="2013-05-26T06:54:00Z"/>
        </w:rPr>
        <w:pPrChange w:id="708" w:author="Bibók Andor" w:date="2013-05-26T06:45:00Z">
          <w:pPr/>
        </w:pPrChange>
      </w:pPr>
      <m:oMathPara>
        <m:oMath>
          <w:ins w:id="709" w:author="Bibók Andor" w:date="2013-05-26T06:51:00Z">
            <m:r>
              <w:rPr>
                <w:rFonts w:ascii="Cambria Math" w:hAnsi="Cambria Math"/>
              </w:rPr>
              <m:t>H</m:t>
            </m:r>
          </w:ins>
          <m:d>
            <m:dPr>
              <m:ctrlPr>
                <w:ins w:id="710" w:author="Bibók Andor" w:date="2013-05-26T06:51:00Z">
                  <w:rPr>
                    <w:rFonts w:ascii="Cambria Math" w:hAnsi="Cambria Math"/>
                    <w:i/>
                  </w:rPr>
                </w:ins>
              </m:ctrlPr>
            </m:dPr>
            <m:e>
              <w:ins w:id="711" w:author="Bibók Andor" w:date="2013-05-26T06:51:00Z">
                <m:r>
                  <w:rPr>
                    <w:rFonts w:ascii="Cambria Math" w:hAnsi="Cambria Math"/>
                  </w:rPr>
                  <m:t>z</m:t>
                </m:r>
              </w:ins>
            </m:e>
          </m:d>
          <w:ins w:id="712" w:author="Bibók Andor" w:date="2013-05-26T06:51:00Z">
            <m:r>
              <w:rPr>
                <w:rFonts w:ascii="Cambria Math" w:hAnsi="Cambria Math"/>
              </w:rPr>
              <m:t>=C+</m:t>
            </m:r>
          </w:ins>
          <m:nary>
            <m:naryPr>
              <m:chr m:val="∑"/>
              <m:limLoc m:val="undOvr"/>
              <m:subHide m:val="on"/>
              <m:supHide m:val="on"/>
              <m:ctrlPr>
                <w:ins w:id="713" w:author="Bibók Andor" w:date="2013-05-26T06:52:00Z">
                  <w:rPr>
                    <w:rFonts w:ascii="Cambria Math" w:hAnsi="Cambria Math"/>
                    <w:i/>
                  </w:rPr>
                </w:ins>
              </m:ctrlPr>
            </m:naryPr>
            <m:sub/>
            <m:sup/>
            <m:e>
              <m:f>
                <m:fPr>
                  <m:ctrlPr>
                    <w:ins w:id="714" w:author="Bibók Andor" w:date="2013-05-26T06:52:00Z">
                      <w:rPr>
                        <w:rFonts w:ascii="Cambria Math" w:hAnsi="Cambria Math"/>
                        <w:i/>
                      </w:rPr>
                    </w:ins>
                  </m:ctrlPr>
                </m:fPr>
                <m:num>
                  <m:sSub>
                    <m:sSubPr>
                      <m:ctrlPr>
                        <w:ins w:id="715" w:author="Bibók Andor" w:date="2013-05-26T06:5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716" w:author="Bibók Andor" w:date="2013-05-26T06:52:00Z"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w:ins>
                    </m:e>
                    <m:sub>
                      <w:ins w:id="717" w:author="Bibók Andor" w:date="2013-05-26T06:52:00Z">
                        <m:r>
                          <w:rPr>
                            <w:rFonts w:ascii="Cambria Math" w:hAnsi="Cambria Math"/>
                          </w:rPr>
                          <m:t>0i</m:t>
                        </m:r>
                      </w:ins>
                    </m:sub>
                  </m:sSub>
                  <w:ins w:id="718" w:author="Bibók Andor" w:date="2013-05-26T06:52:00Z">
                    <m:r>
                      <w:rPr>
                        <w:rFonts w:ascii="Cambria Math" w:hAnsi="Cambria Math"/>
                      </w:rPr>
                      <m:t>+</m:t>
                    </m:r>
                  </w:ins>
                  <m:sSub>
                    <m:sSubPr>
                      <m:ctrlPr>
                        <w:ins w:id="719" w:author="Bibók Andor" w:date="2013-05-26T06:5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720" w:author="Bibók Andor" w:date="2013-05-26T06:52:00Z"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w:ins>
                    </m:e>
                    <m:sub>
                      <w:ins w:id="721" w:author="Bibók Andor" w:date="2013-05-26T06:52:00Z">
                        <m:r>
                          <w:rPr>
                            <w:rFonts w:ascii="Cambria Math" w:hAnsi="Cambria Math"/>
                          </w:rPr>
                          <m:t>1i</m:t>
                        </m:r>
                      </w:ins>
                    </m:sub>
                  </m:sSub>
                  <m:sSup>
                    <m:sSupPr>
                      <m:ctrlPr>
                        <w:ins w:id="722" w:author="Bibók Andor" w:date="2013-05-26T06:5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pPr>
                    <m:e>
                      <w:ins w:id="723" w:author="Bibók Andor" w:date="2013-05-26T06:52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p>
                      <w:ins w:id="724" w:author="Bibók Andor" w:date="2013-05-26T06:52:00Z"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w:ins>
                    </m:sup>
                  </m:sSup>
                </m:num>
                <m:den>
                  <w:ins w:id="725" w:author="Bibók Andor" w:date="2013-05-26T06:53:00Z">
                    <m:r>
                      <w:rPr>
                        <w:rFonts w:ascii="Cambria Math" w:hAnsi="Cambria Math"/>
                      </w:rPr>
                      <m:t>1+</m:t>
                    </m:r>
                  </w:ins>
                  <m:sSub>
                    <m:sSubPr>
                      <m:ctrlPr>
                        <w:ins w:id="726" w:author="Bibók Andor" w:date="2013-05-26T06:53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727" w:author="Bibók Andor" w:date="2013-05-26T06:53:00Z"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w:ins>
                    </m:e>
                    <m:sub>
                      <w:ins w:id="728" w:author="Bibók Andor" w:date="2013-05-26T06:53:00Z">
                        <m:r>
                          <w:rPr>
                            <w:rFonts w:ascii="Cambria Math" w:hAnsi="Cambria Math"/>
                          </w:rPr>
                          <m:t>1i</m:t>
                        </m:r>
                      </w:ins>
                    </m:sub>
                  </m:sSub>
                  <m:sSup>
                    <m:sSupPr>
                      <m:ctrlPr>
                        <w:ins w:id="729" w:author="Bibók Andor" w:date="2013-05-26T06:53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pPr>
                    <m:e>
                      <w:ins w:id="730" w:author="Bibók Andor" w:date="2013-05-26T06:53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p>
                      <w:ins w:id="731" w:author="Bibók Andor" w:date="2013-05-26T06:53:00Z"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w:ins>
                    </m:sup>
                  </m:sSup>
                  <w:ins w:id="732" w:author="Bibók Andor" w:date="2013-05-26T06:53:00Z">
                    <m:r>
                      <w:rPr>
                        <w:rFonts w:ascii="Cambria Math" w:hAnsi="Cambria Math"/>
                      </w:rPr>
                      <m:t>+</m:t>
                    </m:r>
                  </w:ins>
                  <m:sSub>
                    <m:sSubPr>
                      <m:ctrlPr>
                        <w:ins w:id="733" w:author="Bibók Andor" w:date="2013-05-26T06:53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734" w:author="Bibók Andor" w:date="2013-05-26T06:53:00Z"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w:ins>
                    </m:e>
                    <m:sub>
                      <w:ins w:id="735" w:author="Bibók Andor" w:date="2013-05-26T06:53:00Z">
                        <m:r>
                          <w:rPr>
                            <w:rFonts w:ascii="Cambria Math" w:hAnsi="Cambria Math"/>
                          </w:rPr>
                          <m:t>2i</m:t>
                        </m:r>
                      </w:ins>
                    </m:sub>
                  </m:sSub>
                  <m:sSup>
                    <m:sSupPr>
                      <m:ctrlPr>
                        <w:ins w:id="736" w:author="Bibók Andor" w:date="2013-05-26T06:53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pPr>
                    <m:e>
                      <w:ins w:id="737" w:author="Bibók Andor" w:date="2013-05-26T06:53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p>
                      <w:ins w:id="738" w:author="Bibók Andor" w:date="2013-05-26T06:53:00Z"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w:ins>
                    </m:sup>
                  </m:sSup>
                </m:den>
              </m:f>
            </m:e>
          </m:nary>
        </m:oMath>
      </m:oMathPara>
    </w:p>
    <w:p w:rsidR="00C314B3" w:rsidRDefault="00B729DE" w:rsidP="00B729DE">
      <w:pPr>
        <w:ind w:firstLine="0"/>
        <w:rPr>
          <w:ins w:id="739" w:author="Bibók Andor" w:date="2013-05-26T11:11:00Z"/>
        </w:rPr>
        <w:pPrChange w:id="740" w:author="Bibók Andor" w:date="2013-05-26T06:54:00Z">
          <w:pPr/>
        </w:pPrChange>
      </w:pPr>
      <w:ins w:id="741" w:author="Bibók Andor" w:date="2013-05-26T06:54:00Z">
        <w:r>
          <w:t>Ebben az esetben nem probléma az alaptagok kapcsolási sorrendje, azonban ez a fajta megvalósítás nagyobb bitszámot</w:t>
        </w:r>
      </w:ins>
      <w:ins w:id="742" w:author="Bibók Andor" w:date="2013-05-26T06:56:00Z">
        <w:r>
          <w:t>, és több szorzót</w:t>
        </w:r>
      </w:ins>
      <w:ins w:id="743" w:author="Bibók Andor" w:date="2013-05-26T06:54:00Z">
        <w:r>
          <w:t xml:space="preserve"> igényel</w:t>
        </w:r>
      </w:ins>
      <w:ins w:id="744" w:author="Bibók Andor" w:date="2013-05-26T06:56:00Z">
        <w:r>
          <w:t>.</w:t>
        </w:r>
      </w:ins>
      <w:ins w:id="745" w:author="Bibók Andor" w:date="2013-05-26T11:12:00Z">
        <w:r w:rsidR="00C314B3">
          <w:t xml:space="preserve"> </w:t>
        </w:r>
      </w:ins>
      <w:ins w:id="746" w:author="Bibók Andor" w:date="2013-05-26T11:13:00Z">
        <w:r w:rsidR="00C314B3">
          <w:t>A párhuzamos kapcsolás j</w:t>
        </w:r>
      </w:ins>
      <w:ins w:id="747" w:author="Bibók Andor" w:date="2013-05-26T11:12:00Z">
        <w:r w:rsidR="00C314B3">
          <w:t xml:space="preserve">elfolyamgráfja a </w:t>
        </w:r>
        <w:r w:rsidR="00C314B3">
          <w:fldChar w:fldCharType="begin"/>
        </w:r>
        <w:r w:rsidR="00C314B3">
          <w:instrText xml:space="preserve"> REF _Ref357330079 \h </w:instrText>
        </w:r>
      </w:ins>
      <w:r w:rsidR="00C314B3">
        <w:fldChar w:fldCharType="separate"/>
      </w:r>
      <w:ins w:id="748" w:author="Bibók Andor" w:date="2013-05-26T16:16:00Z">
        <w:r w:rsidR="00867516">
          <w:rPr>
            <w:noProof/>
          </w:rPr>
          <w:t>2</w:t>
        </w:r>
        <w:r w:rsidR="00867516">
          <w:noBreakHyphen/>
        </w:r>
        <w:r w:rsidR="00867516">
          <w:rPr>
            <w:noProof/>
          </w:rPr>
          <w:t>17</w:t>
        </w:r>
        <w:r w:rsidR="00867516">
          <w:t>. ábra</w:t>
        </w:r>
      </w:ins>
      <w:ins w:id="749" w:author="Bibók Andor" w:date="2013-05-26T11:12:00Z">
        <w:r w:rsidR="00C314B3">
          <w:fldChar w:fldCharType="end"/>
        </w:r>
        <w:r w:rsidR="00C314B3">
          <w:t>án látható.</w:t>
        </w:r>
      </w:ins>
    </w:p>
    <w:p w:rsidR="00C314B3" w:rsidRDefault="00C314B3" w:rsidP="00C314B3">
      <w:pPr>
        <w:pStyle w:val="Kp"/>
        <w:rPr>
          <w:ins w:id="750" w:author="Bibók Andor" w:date="2013-05-26T11:11:00Z"/>
        </w:rPr>
        <w:pPrChange w:id="751" w:author="Bibók Andor" w:date="2013-05-26T11:11:00Z">
          <w:pPr>
            <w:pStyle w:val="Kp"/>
          </w:pPr>
        </w:pPrChange>
      </w:pPr>
      <w:ins w:id="752" w:author="Bibók Andor" w:date="2013-05-26T11:11:00Z">
        <w:r>
          <w:rPr>
            <w:noProof/>
            <w:lang w:eastAsia="hu-HU"/>
          </w:rPr>
          <w:drawing>
            <wp:inline distT="0" distB="0" distL="0" distR="0">
              <wp:extent cx="2763907" cy="2071005"/>
              <wp:effectExtent l="19050" t="0" r="0" b="0"/>
              <wp:docPr id="27" name="Kép 26" descr="ch3_pa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h3_par.png"/>
                      <pic:cNvPicPr/>
                    </pic:nvPicPr>
                    <pic:blipFill>
                      <a:blip r:embed="rId2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6930" cy="2073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753" w:name="_Ref357330079"/>
    <w:p w:rsidR="00B729DE" w:rsidRPr="00D322AC" w:rsidRDefault="002E6C43" w:rsidP="00C314B3">
      <w:pPr>
        <w:pStyle w:val="Kpalrs"/>
        <w:rPr>
          <w:rPrChange w:id="754" w:author="Bibók Andor" w:date="2013-05-26T05:54:00Z">
            <w:rPr/>
          </w:rPrChange>
        </w:rPr>
        <w:pPrChange w:id="755" w:author="Bibók Andor" w:date="2013-05-26T11:11:00Z">
          <w:pPr/>
        </w:pPrChange>
      </w:pPr>
      <w:ins w:id="756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757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758" w:author="Bibók Andor" w:date="2013-05-26T19:40:00Z">
        <w:r>
          <w:rPr>
            <w:noProof/>
          </w:rPr>
          <w:t>17</w:t>
        </w:r>
        <w:r>
          <w:fldChar w:fldCharType="end"/>
        </w:r>
      </w:ins>
      <w:ins w:id="759" w:author="Bibók Andor" w:date="2013-05-26T11:11:00Z">
        <w:r w:rsidR="00C314B3">
          <w:t>. ábra</w:t>
        </w:r>
        <w:bookmarkEnd w:id="753"/>
        <w:r w:rsidR="00C314B3">
          <w:t>. Alaptagok párhuzamos kapcsolá</w:t>
        </w:r>
      </w:ins>
      <w:ins w:id="760" w:author="Bibók Andor" w:date="2013-05-26T11:12:00Z">
        <w:r w:rsidR="00C314B3">
          <w:t>s</w:t>
        </w:r>
      </w:ins>
      <w:ins w:id="761" w:author="Bibók Andor" w:date="2013-05-26T11:11:00Z">
        <w:r w:rsidR="00C314B3">
          <w:t>a</w:t>
        </w:r>
      </w:ins>
    </w:p>
    <w:p w:rsidR="00D87C29" w:rsidRDefault="00D87C29" w:rsidP="006C4313">
      <w:pPr>
        <w:pStyle w:val="Cmsor1"/>
      </w:pPr>
      <w:bookmarkStart w:id="762" w:name="_Ref357347027"/>
      <w:bookmarkStart w:id="763" w:name="_Toc357348316"/>
      <w:r>
        <w:lastRenderedPageBreak/>
        <w:t>Fejlesztői környezet</w:t>
      </w:r>
      <w:bookmarkEnd w:id="762"/>
      <w:bookmarkEnd w:id="763"/>
    </w:p>
    <w:p w:rsidR="00D87C29" w:rsidRDefault="006C4313" w:rsidP="006C4313">
      <w:pPr>
        <w:pStyle w:val="Cmsor2"/>
      </w:pPr>
      <w:bookmarkStart w:id="764" w:name="_Ref357347002"/>
      <w:bookmarkStart w:id="765" w:name="_Ref357347011"/>
      <w:bookmarkStart w:id="766" w:name="_Toc357348317"/>
      <w:r>
        <w:t>ADSP-BF537 EZ-KIT Lite</w:t>
      </w:r>
      <w:bookmarkEnd w:id="764"/>
      <w:bookmarkEnd w:id="765"/>
      <w:bookmarkEnd w:id="766"/>
    </w:p>
    <w:p w:rsidR="001C56EE" w:rsidRDefault="001C56EE" w:rsidP="001C56EE">
      <w:r>
        <w:t xml:space="preserve">Az ADSP-BF537 EZ-KIT Lite fejlesztői kártya </w:t>
      </w:r>
      <w:ins w:id="767" w:author="Bibók Andor" w:date="2013-05-26T02:18:00Z">
        <w:r w:rsidR="00C572C5">
          <w:t>(</w:t>
        </w:r>
      </w:ins>
      <w:ins w:id="768" w:author="Bibók Andor" w:date="2013-05-26T02:38:00Z">
        <w:r w:rsidR="00D75D11">
          <w:fldChar w:fldCharType="begin"/>
        </w:r>
        <w:r w:rsidR="00D75D11">
          <w:instrText xml:space="preserve"> REF _Ref357299205 \h </w:instrText>
        </w:r>
        <w:r w:rsidR="00D75D11">
          <w:fldChar w:fldCharType="separate"/>
        </w:r>
      </w:ins>
      <w:ins w:id="769" w:author="Bibók Andor" w:date="2013-05-26T16:16:00Z">
        <w:r w:rsidR="00867516">
          <w:rPr>
            <w:noProof/>
          </w:rPr>
          <w:t>3</w:t>
        </w:r>
        <w:r w:rsidR="00867516">
          <w:noBreakHyphen/>
        </w:r>
        <w:r w:rsidR="00867516">
          <w:rPr>
            <w:noProof/>
          </w:rPr>
          <w:t>1</w:t>
        </w:r>
        <w:r w:rsidR="00867516">
          <w:t>. ábra</w:t>
        </w:r>
      </w:ins>
      <w:ins w:id="770" w:author="Bibók Andor" w:date="2013-05-26T02:38:00Z">
        <w:r w:rsidR="00D75D11">
          <w:fldChar w:fldCharType="end"/>
        </w:r>
      </w:ins>
      <w:ins w:id="771" w:author="Bibók Andor" w:date="2013-05-26T02:18:00Z">
        <w:r w:rsidR="00C572C5">
          <w:t xml:space="preserve">) </w:t>
        </w:r>
      </w:ins>
      <w:r>
        <w:t xml:space="preserve">segítségével még a célhardver megépítése előtt kipróbálhatjuk az ADSP-BF537 Blackfin processzort. </w:t>
      </w:r>
      <w:r w:rsidR="00C0792B">
        <w:t xml:space="preserve">Általános célú felhasználásra készült, hogy a processzor minél több funkcióját megismerhessük. </w:t>
      </w:r>
      <w:ins w:id="772" w:author="Bibók Andor" w:date="2013-05-26T02:09:00Z">
        <w:r w:rsidR="007779B3">
          <w:t xml:space="preserve">A fejlesztői kártya igen </w:t>
        </w:r>
      </w:ins>
      <w:del w:id="773" w:author="Bibók Andor" w:date="2013-05-26T02:09:00Z">
        <w:r w:rsidR="00C0792B" w:rsidDel="007779B3">
          <w:delText>G</w:delText>
        </w:r>
      </w:del>
      <w:ins w:id="774" w:author="Bibók Andor" w:date="2013-05-26T02:09:00Z">
        <w:r w:rsidR="007779B3">
          <w:t>g</w:t>
        </w:r>
      </w:ins>
      <w:r w:rsidR="00C0792B">
        <w:t>azdag perifériakészlettel rendelkezik</w:t>
      </w:r>
      <w:ins w:id="775" w:author="Bibók Andor" w:date="2013-05-26T02:09:00Z">
        <w:r w:rsidR="00C572C5">
          <w:t xml:space="preserve">. </w:t>
        </w:r>
      </w:ins>
      <w:del w:id="776" w:author="Bibók Andor" w:date="2013-05-26T02:10:00Z">
        <w:r w:rsidR="00D15485" w:rsidDel="00C572C5">
          <w:delText xml:space="preserve"> (a</w:delText>
        </w:r>
      </w:del>
      <w:ins w:id="777" w:author="Bibók Andor" w:date="2013-05-26T02:10:00Z">
        <w:r w:rsidR="00C572C5">
          <w:t>A</w:t>
        </w:r>
      </w:ins>
      <w:r w:rsidR="00D15485">
        <w:t xml:space="preserve"> teljesség igénye nélkül</w:t>
      </w:r>
      <w:ins w:id="778" w:author="Bibók Andor" w:date="2013-05-26T02:10:00Z">
        <w:r w:rsidR="00C572C5">
          <w:t>, néhány főbb jellemzője</w:t>
        </w:r>
      </w:ins>
      <w:ins w:id="779" w:author="Bibók Andor" w:date="2013-05-26T21:42:00Z">
        <w:r w:rsidR="00182E69">
          <w:t xml:space="preserve"> </w:t>
        </w:r>
        <w:r w:rsidR="00182E69">
          <w:fldChar w:fldCharType="begin"/>
        </w:r>
        <w:r w:rsidR="00182E69">
          <w:instrText xml:space="preserve"> REF _Ref357367895 \r \h </w:instrText>
        </w:r>
      </w:ins>
      <w:r w:rsidR="00182E69">
        <w:fldChar w:fldCharType="separate"/>
      </w:r>
      <w:ins w:id="780" w:author="Bibók Andor" w:date="2013-05-26T21:42:00Z">
        <w:r w:rsidR="00182E69">
          <w:t>[14]</w:t>
        </w:r>
        <w:r w:rsidR="00182E69">
          <w:fldChar w:fldCharType="end"/>
        </w:r>
      </w:ins>
      <w:ins w:id="781" w:author="Bibók Andor" w:date="2013-05-26T02:10:00Z">
        <w:r w:rsidR="00C572C5">
          <w:t>:</w:t>
        </w:r>
      </w:ins>
      <w:del w:id="782" w:author="Bibók Andor" w:date="2013-05-26T02:10:00Z">
        <w:r w:rsidR="00D15485" w:rsidDel="00C572C5">
          <w:delText>)</w:delText>
        </w:r>
        <w:r w:rsidR="00C0792B" w:rsidDel="00C572C5">
          <w:delText>:</w:delText>
        </w:r>
      </w:del>
    </w:p>
    <w:p w:rsidR="00C0792B" w:rsidRDefault="00C0792B" w:rsidP="00C0792B">
      <w:pPr>
        <w:pStyle w:val="Listaszerbekezds"/>
        <w:numPr>
          <w:ilvl w:val="0"/>
          <w:numId w:val="24"/>
        </w:numPr>
      </w:pPr>
      <w:r>
        <w:t>IEEE 802.3 10/100 Ethernet</w:t>
      </w:r>
    </w:p>
    <w:p w:rsidR="00C0792B" w:rsidRDefault="00C0792B" w:rsidP="00C0792B">
      <w:pPr>
        <w:pStyle w:val="Listaszerbekezds"/>
        <w:numPr>
          <w:ilvl w:val="0"/>
          <w:numId w:val="24"/>
        </w:numPr>
      </w:pPr>
      <w:r>
        <w:t>CAN 2.0B</w:t>
      </w:r>
    </w:p>
    <w:p w:rsidR="00D15485" w:rsidRDefault="00D15485" w:rsidP="00D15485">
      <w:pPr>
        <w:pStyle w:val="Listaszerbekezds"/>
        <w:numPr>
          <w:ilvl w:val="0"/>
          <w:numId w:val="24"/>
        </w:numPr>
      </w:pPr>
      <w:r>
        <w:t>RS-232 UART meghajtó</w:t>
      </w:r>
    </w:p>
    <w:p w:rsidR="00D15485" w:rsidRDefault="00D15485" w:rsidP="00D15485">
      <w:pPr>
        <w:pStyle w:val="Listaszerbekezds"/>
        <w:numPr>
          <w:ilvl w:val="0"/>
          <w:numId w:val="24"/>
        </w:numPr>
      </w:pPr>
      <w:r>
        <w:t>96 kHz sztereó ADC/DAC</w:t>
      </w:r>
    </w:p>
    <w:p w:rsidR="00C0792B" w:rsidRDefault="00C0792B" w:rsidP="00C0792B">
      <w:pPr>
        <w:pStyle w:val="Listaszerbekezds"/>
        <w:numPr>
          <w:ilvl w:val="0"/>
          <w:numId w:val="24"/>
        </w:numPr>
      </w:pPr>
      <w:r>
        <w:t>64MB SDRAM</w:t>
      </w:r>
    </w:p>
    <w:p w:rsidR="00C0792B" w:rsidRDefault="00C0792B" w:rsidP="00C0792B">
      <w:pPr>
        <w:pStyle w:val="Listaszerbekezds"/>
        <w:numPr>
          <w:ilvl w:val="0"/>
          <w:numId w:val="24"/>
        </w:numPr>
      </w:pPr>
      <w:r>
        <w:t>4MB FLASH memória</w:t>
      </w:r>
    </w:p>
    <w:p w:rsidR="001C56EE" w:rsidRDefault="00D15485" w:rsidP="001C56EE">
      <w:r>
        <w:t xml:space="preserve">A fejlesztői kártya tervezésekor fontos szempont volt annak bővíthetősége. A kártya több csatlakozóval rendelkezik, amik a feladattól függően, </w:t>
      </w:r>
      <w:r w:rsidR="007B4EF8">
        <w:t>többféle funkcióra programozhatóak. Többek között található rajta soros</w:t>
      </w:r>
      <w:r w:rsidR="00FD2A7D">
        <w:t>-</w:t>
      </w:r>
      <w:r w:rsidR="007B4EF8">
        <w:t>, párhuzamos</w:t>
      </w:r>
      <w:r w:rsidR="00FD2A7D">
        <w:t>-, és USB</w:t>
      </w:r>
      <w:r w:rsidR="007B4EF8">
        <w:t xml:space="preserve"> port, </w:t>
      </w:r>
      <w:r w:rsidR="00FD2A7D">
        <w:t xml:space="preserve">illetve </w:t>
      </w:r>
      <w:r w:rsidR="007B4EF8">
        <w:t>UART-, TWI-, SPI-, JTAG-, és ELVIS interfész is.</w:t>
      </w:r>
    </w:p>
    <w:p w:rsidR="00D75D11" w:rsidRDefault="007B4EF8" w:rsidP="00D75D11">
      <w:pPr>
        <w:rPr>
          <w:ins w:id="783" w:author="Bibók Andor" w:date="2013-05-26T02:38:00Z"/>
        </w:rPr>
        <w:pPrChange w:id="784" w:author="Bibók Andor" w:date="2013-05-26T02:32:00Z">
          <w:pPr>
            <w:pStyle w:val="Kp"/>
          </w:pPr>
        </w:pPrChange>
      </w:pPr>
      <w:r w:rsidRPr="00D75D11">
        <w:rPr>
          <w:rPrChange w:id="785" w:author="Bibók Andor" w:date="2013-05-26T02:32:00Z">
            <w:rPr/>
          </w:rPrChange>
        </w:rPr>
        <w:t>A közvetlen kapcsolat érdekében a kártya rendelkezik négy (+1 RESET) gombbal, illetve hat, általánosan felhasználható LED-del is.</w:t>
      </w:r>
      <w:ins w:id="786" w:author="Bibók Andor" w:date="2013-05-26T02:38:00Z">
        <w:r w:rsidR="00D75D11">
          <w:t xml:space="preserve"> </w:t>
        </w:r>
      </w:ins>
    </w:p>
    <w:p w:rsidR="00D75D11" w:rsidRDefault="00D75D11" w:rsidP="00D75D11">
      <w:pPr>
        <w:pStyle w:val="Kp"/>
        <w:rPr>
          <w:ins w:id="787" w:author="Bibók Andor" w:date="2013-05-26T02:38:00Z"/>
        </w:rPr>
      </w:pPr>
      <w:ins w:id="788" w:author="Bibók Andor" w:date="2013-05-26T02:38:00Z">
        <w:r>
          <w:rPr>
            <w:noProof/>
            <w:lang w:eastAsia="hu-HU"/>
          </w:rPr>
          <w:drawing>
            <wp:inline distT="0" distB="0" distL="0" distR="0">
              <wp:extent cx="3058105" cy="1972450"/>
              <wp:effectExtent l="19050" t="0" r="8945" b="0"/>
              <wp:docPr id="16" name="Kép 14" descr="Blackfin_537_EZ-Kit-Lite6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lackfin_537_EZ-Kit-Lite61.png"/>
                      <pic:cNvPicPr/>
                    </pic:nvPicPr>
                    <pic:blipFill>
                      <a:blip r:embed="rId2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5124" cy="19769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789" w:name="_Ref357299200"/>
    <w:bookmarkStart w:id="790" w:name="_Ref357299205"/>
    <w:p w:rsidR="00D75D11" w:rsidRPr="00D75D11" w:rsidRDefault="002E6C43" w:rsidP="00D75D11">
      <w:pPr>
        <w:pStyle w:val="Kpalrs"/>
        <w:rPr>
          <w:ins w:id="791" w:author="Bibók Andor" w:date="2013-05-26T02:38:00Z"/>
        </w:rPr>
      </w:pPr>
      <w:ins w:id="792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3</w:t>
      </w:r>
      <w:ins w:id="793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794" w:author="Bibók Andor" w:date="2013-05-26T19:40:00Z">
        <w:r>
          <w:rPr>
            <w:noProof/>
          </w:rPr>
          <w:t>1</w:t>
        </w:r>
        <w:r>
          <w:fldChar w:fldCharType="end"/>
        </w:r>
      </w:ins>
      <w:ins w:id="795" w:author="Bibók Andor" w:date="2013-05-26T02:38:00Z">
        <w:r w:rsidR="00D75D11">
          <w:t>. ábra</w:t>
        </w:r>
        <w:bookmarkEnd w:id="790"/>
        <w:r w:rsidR="00D75D11">
          <w:t xml:space="preserve">. </w:t>
        </w:r>
      </w:ins>
      <w:bookmarkEnd w:id="789"/>
      <w:ins w:id="796" w:author="Bibók Andor" w:date="2013-05-26T02:39:00Z">
        <w:r w:rsidR="00D75D11">
          <w:t>ADSP-BF537 EZ-KIT Lite fejlesztői kártya</w:t>
        </w:r>
      </w:ins>
    </w:p>
    <w:p w:rsidR="00D75D11" w:rsidRDefault="00D75D11" w:rsidP="00D75D11">
      <w:pPr>
        <w:rPr>
          <w:ins w:id="797" w:author="Bibók Andor" w:date="2013-05-26T02:32:00Z"/>
        </w:rPr>
        <w:pPrChange w:id="798" w:author="Bibók Andor" w:date="2013-05-26T02:32:00Z">
          <w:pPr>
            <w:pStyle w:val="Kp"/>
          </w:pPr>
        </w:pPrChange>
      </w:pPr>
    </w:p>
    <w:p w:rsidR="00C572C5" w:rsidRPr="001C56EE" w:rsidDel="00EF4230" w:rsidRDefault="00C572C5" w:rsidP="00EF4230">
      <w:pPr>
        <w:pStyle w:val="Kpalrs"/>
        <w:rPr>
          <w:del w:id="799" w:author="Bibók Andor" w:date="2013-05-26T02:28:00Z"/>
        </w:rPr>
        <w:pPrChange w:id="800" w:author="Bibók Andor" w:date="2013-05-26T02:22:00Z">
          <w:pPr/>
        </w:pPrChange>
      </w:pPr>
      <w:bookmarkStart w:id="801" w:name="_Toc357299275"/>
      <w:bookmarkStart w:id="802" w:name="_Toc357299702"/>
      <w:bookmarkStart w:id="803" w:name="_Toc357299913"/>
      <w:bookmarkStart w:id="804" w:name="_Toc357348318"/>
      <w:bookmarkEnd w:id="801"/>
      <w:bookmarkEnd w:id="802"/>
      <w:bookmarkEnd w:id="803"/>
      <w:bookmarkEnd w:id="804"/>
    </w:p>
    <w:p w:rsidR="006C4313" w:rsidRDefault="006C4313" w:rsidP="003F4105">
      <w:pPr>
        <w:pStyle w:val="Cmsor3"/>
        <w:rPr>
          <w:ins w:id="805" w:author="Bibók Andor" w:date="2013-05-26T11:37:00Z"/>
        </w:rPr>
      </w:pPr>
      <w:bookmarkStart w:id="806" w:name="_Toc357348319"/>
      <w:r>
        <w:t>ADSP-BF537 Blackfin processzor</w:t>
      </w:r>
      <w:bookmarkEnd w:id="806"/>
    </w:p>
    <w:p w:rsidR="00580950" w:rsidRDefault="00580950" w:rsidP="00580950">
      <w:pPr>
        <w:rPr>
          <w:ins w:id="807" w:author="Bibók Andor" w:date="2013-05-26T11:58:00Z"/>
        </w:rPr>
        <w:pPrChange w:id="808" w:author="Bibók Andor" w:date="2013-05-26T11:37:00Z">
          <w:pPr>
            <w:pStyle w:val="Cmsor3"/>
          </w:pPr>
        </w:pPrChange>
      </w:pPr>
      <w:ins w:id="809" w:author="Bibók Andor" w:date="2013-05-26T11:37:00Z">
        <w:r>
          <w:t xml:space="preserve">Az </w:t>
        </w:r>
        <w:r w:rsidR="00EC27A2">
          <w:t>ADSP-</w:t>
        </w:r>
        <w:r>
          <w:t xml:space="preserve">BF537 </w:t>
        </w:r>
      </w:ins>
      <w:ins w:id="810" w:author="Bibók Andor" w:date="2013-05-26T11:40:00Z">
        <w:r w:rsidR="00EC27A2">
          <w:t xml:space="preserve">egy, </w:t>
        </w:r>
      </w:ins>
      <w:ins w:id="811" w:author="Bibók Andor" w:date="2013-05-26T11:37:00Z">
        <w:r>
          <w:t>az Analog Devices</w:t>
        </w:r>
      </w:ins>
      <w:ins w:id="812" w:author="Bibók Andor" w:date="2013-05-26T11:38:00Z">
        <w:r w:rsidR="00EC27A2">
          <w:t xml:space="preserve"> </w:t>
        </w:r>
      </w:ins>
      <w:ins w:id="813" w:author="Bibók Andor" w:date="2013-05-26T11:39:00Z">
        <w:r w:rsidR="00EC27A2">
          <w:t>által ki</w:t>
        </w:r>
      </w:ins>
      <w:ins w:id="814" w:author="Bibók Andor" w:date="2013-05-26T11:40:00Z">
        <w:r w:rsidR="00EC27A2">
          <w:t>fejlesztett</w:t>
        </w:r>
      </w:ins>
      <w:ins w:id="815" w:author="Bibók Andor" w:date="2013-05-26T11:39:00Z">
        <w:r w:rsidR="00EC27A2">
          <w:t xml:space="preserve"> jelfeldolgozó processzorok </w:t>
        </w:r>
      </w:ins>
      <w:ins w:id="816" w:author="Bibók Andor" w:date="2013-05-26T11:38:00Z">
        <w:r w:rsidR="00EC27A2">
          <w:t>Blackfin családjába tartozó</w:t>
        </w:r>
      </w:ins>
      <w:ins w:id="817" w:author="Bibók Andor" w:date="2013-05-26T11:41:00Z">
        <w:r w:rsidR="00EC27A2">
          <w:t>, nagy</w:t>
        </w:r>
      </w:ins>
      <w:ins w:id="818" w:author="Bibók Andor" w:date="2013-05-26T11:42:00Z">
        <w:r w:rsidR="00EC27A2">
          <w:t xml:space="preserve"> </w:t>
        </w:r>
      </w:ins>
      <w:ins w:id="819" w:author="Bibók Andor" w:date="2013-05-26T11:41:00Z">
        <w:r w:rsidR="00EC27A2">
          <w:t>teljesítményű</w:t>
        </w:r>
      </w:ins>
      <w:ins w:id="820" w:author="Bibók Andor" w:date="2013-05-26T11:39:00Z">
        <w:r w:rsidR="00EC27A2">
          <w:t xml:space="preserve"> DSP</w:t>
        </w:r>
      </w:ins>
      <w:ins w:id="821" w:author="Bibók Andor" w:date="2013-05-26T21:43:00Z">
        <w:r w:rsidR="00182E69">
          <w:t xml:space="preserve"> </w:t>
        </w:r>
        <w:r w:rsidR="00182E69">
          <w:fldChar w:fldCharType="begin"/>
        </w:r>
        <w:r w:rsidR="00182E69">
          <w:instrText xml:space="preserve"> REF _Ref357367917 \r \h </w:instrText>
        </w:r>
      </w:ins>
      <w:r w:rsidR="00182E69">
        <w:fldChar w:fldCharType="separate"/>
      </w:r>
      <w:ins w:id="822" w:author="Bibók Andor" w:date="2013-05-26T21:43:00Z">
        <w:r w:rsidR="00182E69">
          <w:t>[15]</w:t>
        </w:r>
        <w:r w:rsidR="00182E69">
          <w:fldChar w:fldCharType="end"/>
        </w:r>
      </w:ins>
      <w:ins w:id="823" w:author="Bibók Andor" w:date="2013-05-26T11:39:00Z">
        <w:r w:rsidR="00EC27A2">
          <w:t>.</w:t>
        </w:r>
      </w:ins>
      <w:ins w:id="824" w:author="Bibók Andor" w:date="2013-05-26T11:40:00Z">
        <w:r w:rsidR="00EC27A2">
          <w:t xml:space="preserve"> </w:t>
        </w:r>
      </w:ins>
      <w:ins w:id="825" w:author="Bibók Andor" w:date="2013-05-26T11:43:00Z">
        <w:r w:rsidR="00EC27A2">
          <w:t>A processzor</w:t>
        </w:r>
      </w:ins>
      <w:ins w:id="826" w:author="Bibók Andor" w:date="2013-05-26T11:46:00Z">
        <w:r w:rsidR="00EC27A2">
          <w:t>, az utasításkészletet tekintve, csökkentett utasításkészletű (</w:t>
        </w:r>
      </w:ins>
      <w:ins w:id="827" w:author="Bibók Andor" w:date="2013-05-26T11:47:00Z">
        <w:r w:rsidR="00EC27A2">
          <w:t>RISC</w:t>
        </w:r>
      </w:ins>
      <w:ins w:id="828" w:author="Bibók Andor" w:date="2013-05-26T11:46:00Z">
        <w:r w:rsidR="00EC27A2">
          <w:t>)</w:t>
        </w:r>
      </w:ins>
      <w:ins w:id="829" w:author="Bibók Andor" w:date="2013-05-26T11:47:00Z">
        <w:r w:rsidR="00EC27A2">
          <w:t xml:space="preserve">, </w:t>
        </w:r>
      </w:ins>
      <w:ins w:id="830" w:author="Bibók Andor" w:date="2013-05-26T11:48:00Z">
        <w:r w:rsidR="008816F2">
          <w:t xml:space="preserve">és egy </w:t>
        </w:r>
      </w:ins>
      <w:ins w:id="831" w:author="Bibók Andor" w:date="2013-05-26T11:50:00Z">
        <w:r w:rsidR="008816F2">
          <w:t>utasítással több adaton is tud dolgozni (SIMD). Az aritmetikai egysége</w:t>
        </w:r>
      </w:ins>
      <w:ins w:id="832" w:author="Bibók Andor" w:date="2013-05-26T11:56:00Z">
        <w:r w:rsidR="008816F2">
          <w:t>k</w:t>
        </w:r>
      </w:ins>
      <w:ins w:id="833" w:author="Bibók Andor" w:date="2013-05-26T11:50:00Z">
        <w:r w:rsidR="008816F2">
          <w:t xml:space="preserve"> 16-/32-</w:t>
        </w:r>
      </w:ins>
      <w:ins w:id="834" w:author="Bibók Andor" w:date="2013-05-26T11:51:00Z">
        <w:r w:rsidR="008816F2">
          <w:t>bites</w:t>
        </w:r>
      </w:ins>
      <w:ins w:id="835" w:author="Bibók Andor" w:date="2013-05-26T11:56:00Z">
        <w:r w:rsidR="008816F2">
          <w:t>ek</w:t>
        </w:r>
      </w:ins>
      <w:ins w:id="836" w:author="Bibók Andor" w:date="2013-05-26T11:51:00Z">
        <w:r w:rsidR="008816F2">
          <w:t xml:space="preserve">, </w:t>
        </w:r>
      </w:ins>
      <w:ins w:id="837" w:author="Bibók Andor" w:date="2013-05-26T11:52:00Z">
        <w:r w:rsidR="008816F2">
          <w:t xml:space="preserve">két </w:t>
        </w:r>
      </w:ins>
      <w:ins w:id="838" w:author="Bibók Andor" w:date="2013-05-26T11:51:00Z">
        <w:r w:rsidR="008816F2">
          <w:t>akkumulátora 40 bites</w:t>
        </w:r>
      </w:ins>
      <w:ins w:id="839" w:author="Bibók Andor" w:date="2013-05-26T11:52:00Z">
        <w:r w:rsidR="008816F2">
          <w:t xml:space="preserve">. </w:t>
        </w:r>
      </w:ins>
      <w:ins w:id="840" w:author="Bibók Andor" w:date="2013-05-26T11:53:00Z">
        <w:r w:rsidR="008816F2">
          <w:t>Az aritmetikai utasítások bemenetei a</w:t>
        </w:r>
      </w:ins>
      <w:ins w:id="841" w:author="Bibók Andor" w:date="2013-05-26T11:52:00Z">
        <w:r w:rsidR="008816F2">
          <w:t>lapvetően 16 bitesek, míg kimeneteik 32 bitesek.</w:t>
        </w:r>
      </w:ins>
      <w:ins w:id="842" w:author="Bibók Andor" w:date="2013-05-26T11:57:00Z">
        <w:r w:rsidR="008816F2">
          <w:t xml:space="preserve"> A BF537 jelfeldolgozó processzor</w:t>
        </w:r>
      </w:ins>
      <w:ins w:id="843" w:author="Bibók Andor" w:date="2013-05-26T11:58:00Z">
        <w:r w:rsidR="0001005E">
          <w:t xml:space="preserve"> néhány egyéb tulajdonsága:</w:t>
        </w:r>
      </w:ins>
    </w:p>
    <w:p w:rsidR="0001005E" w:rsidRDefault="0001005E" w:rsidP="0001005E">
      <w:pPr>
        <w:pStyle w:val="Listaszerbekezds"/>
        <w:numPr>
          <w:ilvl w:val="0"/>
          <w:numId w:val="25"/>
        </w:numPr>
        <w:rPr>
          <w:ins w:id="844" w:author="Bibók Andor" w:date="2013-05-26T11:58:00Z"/>
        </w:rPr>
        <w:pPrChange w:id="845" w:author="Bibók Andor" w:date="2013-05-26T11:58:00Z">
          <w:pPr>
            <w:pStyle w:val="Cmsor3"/>
          </w:pPr>
        </w:pPrChange>
      </w:pPr>
      <w:ins w:id="846" w:author="Bibók Andor" w:date="2013-05-26T11:58:00Z">
        <w:r>
          <w:t>600MHz-es órajel (maximum)</w:t>
        </w:r>
      </w:ins>
    </w:p>
    <w:p w:rsidR="0001005E" w:rsidRDefault="0001005E" w:rsidP="0001005E">
      <w:pPr>
        <w:pStyle w:val="Listaszerbekezds"/>
        <w:numPr>
          <w:ilvl w:val="0"/>
          <w:numId w:val="25"/>
        </w:numPr>
        <w:rPr>
          <w:ins w:id="847" w:author="Bibók Andor" w:date="2013-05-26T11:59:00Z"/>
        </w:rPr>
        <w:pPrChange w:id="848" w:author="Bibók Andor" w:date="2013-05-26T11:58:00Z">
          <w:pPr>
            <w:pStyle w:val="Cmsor3"/>
          </w:pPr>
        </w:pPrChange>
      </w:pPr>
      <w:ins w:id="849" w:author="Bibók Andor" w:date="2013-05-26T11:59:00Z">
        <w:r>
          <w:t>132KB beépített SRAM</w:t>
        </w:r>
      </w:ins>
    </w:p>
    <w:p w:rsidR="0001005E" w:rsidRDefault="0001005E" w:rsidP="0001005E">
      <w:pPr>
        <w:pStyle w:val="Listaszerbekezds"/>
        <w:numPr>
          <w:ilvl w:val="0"/>
          <w:numId w:val="25"/>
        </w:numPr>
        <w:rPr>
          <w:ins w:id="850" w:author="Bibók Andor" w:date="2013-05-26T11:59:00Z"/>
        </w:rPr>
        <w:pPrChange w:id="851" w:author="Bibók Andor" w:date="2013-05-26T11:58:00Z">
          <w:pPr>
            <w:pStyle w:val="Cmsor3"/>
          </w:pPr>
        </w:pPrChange>
      </w:pPr>
      <w:ins w:id="852" w:author="Bibók Andor" w:date="2013-05-26T11:59:00Z">
        <w:r>
          <w:t>állítható cache</w:t>
        </w:r>
      </w:ins>
    </w:p>
    <w:p w:rsidR="0001005E" w:rsidRDefault="0001005E" w:rsidP="0001005E">
      <w:pPr>
        <w:pStyle w:val="Listaszerbekezds"/>
        <w:numPr>
          <w:ilvl w:val="0"/>
          <w:numId w:val="25"/>
        </w:numPr>
        <w:rPr>
          <w:ins w:id="853" w:author="Bibók Andor" w:date="2013-05-26T12:00:00Z"/>
        </w:rPr>
        <w:pPrChange w:id="854" w:author="Bibók Andor" w:date="2013-05-26T11:58:00Z">
          <w:pPr>
            <w:pStyle w:val="Cmsor3"/>
          </w:pPr>
        </w:pPrChange>
      </w:pPr>
      <w:ins w:id="855" w:author="Bibók Andor" w:date="2013-05-26T12:00:00Z">
        <w:r>
          <w:t>Ethernet MAC</w:t>
        </w:r>
      </w:ins>
    </w:p>
    <w:p w:rsidR="0001005E" w:rsidRPr="00580950" w:rsidRDefault="0001005E" w:rsidP="0001005E">
      <w:pPr>
        <w:pStyle w:val="Listaszerbekezds"/>
        <w:numPr>
          <w:ilvl w:val="0"/>
          <w:numId w:val="25"/>
        </w:numPr>
        <w:rPr>
          <w:ins w:id="856" w:author="Bibók Andor" w:date="2013-05-26T02:33:00Z"/>
          <w:rPrChange w:id="857" w:author="Bibók Andor" w:date="2013-05-26T11:37:00Z">
            <w:rPr>
              <w:ins w:id="858" w:author="Bibók Andor" w:date="2013-05-26T02:33:00Z"/>
            </w:rPr>
          </w:rPrChange>
        </w:rPr>
        <w:pPrChange w:id="859" w:author="Bibók Andor" w:date="2013-05-26T11:58:00Z">
          <w:pPr>
            <w:pStyle w:val="Cmsor3"/>
          </w:pPr>
        </w:pPrChange>
      </w:pPr>
      <w:ins w:id="860" w:author="Bibók Andor" w:date="2013-05-26T12:00:00Z">
        <w:r>
          <w:t>CAN 2.0B interfész</w:t>
        </w:r>
      </w:ins>
    </w:p>
    <w:p w:rsidR="00D75D11" w:rsidRPr="00D75D11" w:rsidDel="00D75D11" w:rsidRDefault="00D75D11" w:rsidP="00D75D11">
      <w:pPr>
        <w:pStyle w:val="Kpalrs"/>
        <w:rPr>
          <w:del w:id="861" w:author="Bibók Andor" w:date="2013-05-26T02:38:00Z"/>
          <w:rPrChange w:id="862" w:author="Bibók Andor" w:date="2013-05-26T02:37:00Z">
            <w:rPr>
              <w:del w:id="863" w:author="Bibók Andor" w:date="2013-05-26T02:38:00Z"/>
            </w:rPr>
          </w:rPrChange>
        </w:rPr>
        <w:pPrChange w:id="864" w:author="Bibók Andor" w:date="2013-05-26T02:37:00Z">
          <w:pPr>
            <w:pStyle w:val="Cmsor3"/>
          </w:pPr>
        </w:pPrChange>
      </w:pPr>
      <w:bookmarkStart w:id="865" w:name="_Toc357299277"/>
      <w:bookmarkStart w:id="866" w:name="_Toc357299704"/>
      <w:bookmarkStart w:id="867" w:name="_Toc357299915"/>
      <w:bookmarkStart w:id="868" w:name="_Toc357348320"/>
      <w:bookmarkEnd w:id="865"/>
      <w:bookmarkEnd w:id="866"/>
      <w:bookmarkEnd w:id="867"/>
      <w:bookmarkEnd w:id="868"/>
    </w:p>
    <w:p w:rsidR="004A2C57" w:rsidRDefault="004A2C57" w:rsidP="004A2C57">
      <w:pPr>
        <w:pStyle w:val="Cmsor3"/>
        <w:rPr>
          <w:ins w:id="869" w:author="Bibók Andor" w:date="2013-05-26T12:02:00Z"/>
        </w:rPr>
      </w:pPr>
      <w:bookmarkStart w:id="870" w:name="_Toc357348321"/>
      <w:r>
        <w:t>ADC és DAC</w:t>
      </w:r>
      <w:bookmarkEnd w:id="870"/>
    </w:p>
    <w:p w:rsidR="00BB7EB1" w:rsidRDefault="00BB7EB1" w:rsidP="00BB7EB1">
      <w:pPr>
        <w:rPr>
          <w:ins w:id="871" w:author="Bibók Andor" w:date="2013-05-26T12:32:00Z"/>
        </w:rPr>
        <w:pPrChange w:id="872" w:author="Bibók Andor" w:date="2013-05-26T12:02:00Z">
          <w:pPr>
            <w:pStyle w:val="Cmsor3"/>
          </w:pPr>
        </w:pPrChange>
      </w:pPr>
      <w:ins w:id="873" w:author="Bibók Andor" w:date="2013-05-26T12:03:00Z">
        <w:r>
          <w:t>A BF537 Blackfin processzor audió interfész</w:t>
        </w:r>
      </w:ins>
      <w:ins w:id="874" w:author="Bibók Andor" w:date="2013-05-26T12:04:00Z">
        <w:r>
          <w:t>e felől érkező jelek di</w:t>
        </w:r>
        <w:r w:rsidR="007D1147">
          <w:t>gitális-analóg átalakításáról a</w:t>
        </w:r>
      </w:ins>
      <w:ins w:id="875" w:author="Bibók Andor" w:date="2013-05-26T12:34:00Z">
        <w:r w:rsidR="007D1147">
          <w:t xml:space="preserve">z Analog Devices </w:t>
        </w:r>
      </w:ins>
      <w:ins w:id="876" w:author="Bibók Andor" w:date="2013-05-26T12:35:00Z">
        <w:r w:rsidR="007D1147">
          <w:t>AD1854 digitális-analóg konvertere gondoskodik.</w:t>
        </w:r>
      </w:ins>
      <w:ins w:id="877" w:author="Bibók Andor" w:date="2013-05-26T12:36:00Z">
        <w:r w:rsidR="007D1147">
          <w:t xml:space="preserve"> Az AD1858 egy 96kHz-es</w:t>
        </w:r>
      </w:ins>
      <w:ins w:id="878" w:author="Bibók Andor" w:date="2013-05-26T12:37:00Z">
        <w:r w:rsidR="007D1147">
          <w:t>,</w:t>
        </w:r>
      </w:ins>
      <w:ins w:id="879" w:author="Bibók Andor" w:date="2013-05-26T12:36:00Z">
        <w:r w:rsidR="007D1147">
          <w:t xml:space="preserve"> multibites szigma-delta elven működő</w:t>
        </w:r>
      </w:ins>
      <w:ins w:id="880" w:author="Bibók Andor" w:date="2013-05-26T12:37:00Z">
        <w:r w:rsidR="007D1147">
          <w:t>, 24 bites, sztereó átalakító</w:t>
        </w:r>
      </w:ins>
      <w:ins w:id="881" w:author="Bibók Andor" w:date="2013-05-26T13:16:00Z">
        <w:r w:rsidR="000722CF">
          <w:t xml:space="preserve">, </w:t>
        </w:r>
      </w:ins>
      <w:ins w:id="882" w:author="Bibók Andor" w:date="2013-05-26T13:18:00Z">
        <w:r w:rsidR="000722CF">
          <w:t>tipikus dinamikatartománya körülbelül 115dB</w:t>
        </w:r>
      </w:ins>
      <w:ins w:id="883" w:author="Bibók Andor" w:date="2013-05-26T21:43:00Z">
        <w:r w:rsidR="00182E69">
          <w:t xml:space="preserve"> </w:t>
        </w:r>
        <w:r w:rsidR="00182E69">
          <w:fldChar w:fldCharType="begin"/>
        </w:r>
        <w:r w:rsidR="00182E69">
          <w:instrText xml:space="preserve"> REF _Ref357367949 \r \h </w:instrText>
        </w:r>
      </w:ins>
      <w:r w:rsidR="00182E69">
        <w:fldChar w:fldCharType="separate"/>
      </w:r>
      <w:ins w:id="884" w:author="Bibók Andor" w:date="2013-05-26T21:43:00Z">
        <w:r w:rsidR="00182E69">
          <w:t>[16]</w:t>
        </w:r>
        <w:r w:rsidR="00182E69">
          <w:fldChar w:fldCharType="end"/>
        </w:r>
      </w:ins>
      <w:ins w:id="885" w:author="Bibók Andor" w:date="2013-05-26T12:37:00Z">
        <w:r w:rsidR="007D1147">
          <w:t>.</w:t>
        </w:r>
      </w:ins>
      <w:ins w:id="886" w:author="Bibók Andor" w:date="2013-05-26T13:04:00Z">
        <w:r w:rsidR="00294081">
          <w:t xml:space="preserve"> A fejlesztői kártya 24 bites módban, 48kHz-es mintavételi frekvenciával használja a konvertert.</w:t>
        </w:r>
      </w:ins>
    </w:p>
    <w:p w:rsidR="007D1147" w:rsidRDefault="007D1147" w:rsidP="00BB7EB1">
      <w:pPr>
        <w:rPr>
          <w:ins w:id="887" w:author="Bibók Andor" w:date="2013-05-26T13:10:00Z"/>
        </w:rPr>
        <w:pPrChange w:id="888" w:author="Bibók Andor" w:date="2013-05-26T12:02:00Z">
          <w:pPr>
            <w:pStyle w:val="Cmsor3"/>
          </w:pPr>
        </w:pPrChange>
      </w:pPr>
      <w:ins w:id="889" w:author="Bibók Andor" w:date="2013-05-26T12:32:00Z">
        <w:r>
          <w:t>Az audió jelek digitalizálásá</w:t>
        </w:r>
      </w:ins>
      <w:ins w:id="890" w:author="Bibók Andor" w:date="2013-05-26T13:07:00Z">
        <w:r w:rsidR="00294081">
          <w:t>ért</w:t>
        </w:r>
      </w:ins>
      <w:ins w:id="891" w:author="Bibók Andor" w:date="2013-05-26T12:32:00Z">
        <w:r>
          <w:t xml:space="preserve"> a</w:t>
        </w:r>
      </w:ins>
      <w:ins w:id="892" w:author="Bibók Andor" w:date="2013-05-26T13:08:00Z">
        <w:r w:rsidR="00294081">
          <w:t>z</w:t>
        </w:r>
      </w:ins>
      <w:ins w:id="893" w:author="Bibók Andor" w:date="2013-05-26T12:32:00Z">
        <w:r>
          <w:t xml:space="preserve"> </w:t>
        </w:r>
      </w:ins>
      <w:ins w:id="894" w:author="Bibók Andor" w:date="2013-05-26T13:07:00Z">
        <w:r w:rsidR="00294081">
          <w:t xml:space="preserve">AD1871 analóg-digitális átalakító </w:t>
        </w:r>
      </w:ins>
      <w:ins w:id="895" w:author="Bibók Andor" w:date="2013-05-26T13:08:00Z">
        <w:r w:rsidR="00294081">
          <w:t xml:space="preserve">felel. Az </w:t>
        </w:r>
      </w:ins>
      <w:ins w:id="896" w:author="Bibók Andor" w:date="2013-05-26T13:09:00Z">
        <w:r w:rsidR="00294081">
          <w:t xml:space="preserve">AD1854-hez hasonlóan ez is 96kHz-es, multibites szigma-delta elven működik, szintén </w:t>
        </w:r>
      </w:ins>
      <w:ins w:id="897" w:author="Bibók Andor" w:date="2013-05-26T13:10:00Z">
        <w:r w:rsidR="00294081">
          <w:t>24 bites, és két csatornás.</w:t>
        </w:r>
      </w:ins>
      <w:ins w:id="898" w:author="Bibók Andor" w:date="2013-05-26T13:17:00Z">
        <w:r w:rsidR="000722CF">
          <w:t xml:space="preserve"> Tipikus dinamikatartománya körülbelül 105dB</w:t>
        </w:r>
      </w:ins>
      <w:ins w:id="899" w:author="Bibók Andor" w:date="2013-05-26T21:43:00Z">
        <w:r w:rsidR="00182E69">
          <w:t xml:space="preserve"> </w:t>
        </w:r>
        <w:r w:rsidR="00182E69">
          <w:fldChar w:fldCharType="begin"/>
        </w:r>
        <w:r w:rsidR="00182E69">
          <w:instrText xml:space="preserve"> REF _Ref357367959 \r \h </w:instrText>
        </w:r>
      </w:ins>
      <w:r w:rsidR="00182E69">
        <w:fldChar w:fldCharType="separate"/>
      </w:r>
      <w:ins w:id="900" w:author="Bibók Andor" w:date="2013-05-26T21:43:00Z">
        <w:r w:rsidR="00182E69">
          <w:t>[17]</w:t>
        </w:r>
        <w:r w:rsidR="00182E69">
          <w:fldChar w:fldCharType="end"/>
        </w:r>
      </w:ins>
      <w:ins w:id="901" w:author="Bibók Andor" w:date="2013-05-26T13:17:00Z">
        <w:r w:rsidR="000722CF">
          <w:t>.</w:t>
        </w:r>
      </w:ins>
      <w:ins w:id="902" w:author="Bibók Andor" w:date="2013-05-26T13:10:00Z">
        <w:r w:rsidR="00294081">
          <w:t xml:space="preserve"> A fejlesztői kártya 24 bites módban használja. Átalakítás akkor történik, ha adat érkezik a DSP felől.</w:t>
        </w:r>
      </w:ins>
    </w:p>
    <w:p w:rsidR="00294081" w:rsidRPr="00BB7EB1" w:rsidDel="008372E8" w:rsidRDefault="00294081" w:rsidP="00BB7EB1">
      <w:pPr>
        <w:rPr>
          <w:del w:id="903" w:author="Bibók Andor" w:date="2013-05-26T13:19:00Z"/>
          <w:rPrChange w:id="904" w:author="Bibók Andor" w:date="2013-05-26T12:02:00Z">
            <w:rPr>
              <w:del w:id="905" w:author="Bibók Andor" w:date="2013-05-26T13:19:00Z"/>
            </w:rPr>
          </w:rPrChange>
        </w:rPr>
        <w:pPrChange w:id="906" w:author="Bibók Andor" w:date="2013-05-26T12:02:00Z">
          <w:pPr>
            <w:pStyle w:val="Cmsor3"/>
          </w:pPr>
        </w:pPrChange>
      </w:pPr>
      <w:ins w:id="907" w:author="Bibók Andor" w:date="2013-05-26T13:13:00Z">
        <w:r>
          <w:t>Az</w:t>
        </w:r>
      </w:ins>
      <w:ins w:id="908" w:author="Bibók Andor" w:date="2013-05-26T13:12:00Z">
        <w:r>
          <w:t xml:space="preserve"> ADC </w:t>
        </w:r>
      </w:ins>
      <w:ins w:id="909" w:author="Bibók Andor" w:date="2013-05-26T13:13:00Z">
        <w:r>
          <w:t>és a DAC a processzor SPORT0 portjára csatlakozik</w:t>
        </w:r>
      </w:ins>
      <w:ins w:id="910" w:author="Bibók Andor" w:date="2013-05-26T13:14:00Z">
        <w:r>
          <w:t>, két vezetékes (TWI) módon, de megfelelő kapcsolóállás mellett leválasztható</w:t>
        </w:r>
      </w:ins>
      <w:ins w:id="911" w:author="Bibók Andor" w:date="2013-05-26T13:15:00Z">
        <w:r w:rsidR="000722CF">
          <w:t>ak róla.</w:t>
        </w:r>
      </w:ins>
    </w:p>
    <w:p w:rsidR="004A2C57" w:rsidRPr="004A2C57" w:rsidRDefault="004A2C57" w:rsidP="008372E8">
      <w:pPr>
        <w:pPrChange w:id="912" w:author="Bibók Andor" w:date="2013-05-26T13:19:00Z">
          <w:pPr/>
        </w:pPrChange>
      </w:pPr>
    </w:p>
    <w:p w:rsidR="008A7343" w:rsidRDefault="008A7343">
      <w:pPr>
        <w:spacing w:after="0" w:line="240" w:lineRule="auto"/>
        <w:ind w:firstLine="0"/>
        <w:jc w:val="left"/>
        <w:rPr>
          <w:ins w:id="913" w:author="Bibók Andor" w:date="2013-05-26T18:37:00Z"/>
          <w:rFonts w:cs="Arial"/>
          <w:b/>
          <w:bCs/>
          <w:iCs/>
          <w:sz w:val="32"/>
          <w:szCs w:val="28"/>
        </w:rPr>
      </w:pPr>
      <w:bookmarkStart w:id="914" w:name="_Toc357348322"/>
      <w:ins w:id="915" w:author="Bibók Andor" w:date="2013-05-26T18:37:00Z">
        <w:r>
          <w:br w:type="page"/>
        </w:r>
      </w:ins>
    </w:p>
    <w:p w:rsidR="006C4313" w:rsidRDefault="006C4313" w:rsidP="008A7343">
      <w:pPr>
        <w:pStyle w:val="Cmsor2"/>
        <w:keepLines/>
        <w:rPr>
          <w:ins w:id="916" w:author="Bibók Andor" w:date="2013-05-26T13:20:00Z"/>
        </w:rPr>
        <w:pPrChange w:id="917" w:author="Bibók Andor" w:date="2013-05-26T18:37:00Z">
          <w:pPr>
            <w:pStyle w:val="Cmsor2"/>
          </w:pPr>
        </w:pPrChange>
      </w:pPr>
      <w:r>
        <w:lastRenderedPageBreak/>
        <w:t>Visual DSP</w:t>
      </w:r>
      <w:r w:rsidR="001101B5">
        <w:t>++ 5.0</w:t>
      </w:r>
      <w:bookmarkEnd w:id="914"/>
    </w:p>
    <w:p w:rsidR="008372E8" w:rsidRDefault="008372E8" w:rsidP="008372E8">
      <w:pPr>
        <w:rPr>
          <w:ins w:id="918" w:author="Bibók Andor" w:date="2013-05-26T13:37:00Z"/>
        </w:rPr>
        <w:pPrChange w:id="919" w:author="Bibók Andor" w:date="2013-05-26T13:20:00Z">
          <w:pPr>
            <w:pStyle w:val="Cmsor2"/>
          </w:pPr>
        </w:pPrChange>
      </w:pPr>
      <w:ins w:id="920" w:author="Bibók Andor" w:date="2013-05-26T13:20:00Z">
        <w:r>
          <w:t>A Visual DSP++ az Analog Devices által</w:t>
        </w:r>
      </w:ins>
      <w:ins w:id="921" w:author="Bibók Andor" w:date="2013-05-26T13:23:00Z">
        <w:r>
          <w:t>, a saját termékeihez</w:t>
        </w:r>
      </w:ins>
      <w:ins w:id="922" w:author="Bibók Andor" w:date="2013-05-26T13:20:00Z">
        <w:r>
          <w:t xml:space="preserve"> kifejlesztett </w:t>
        </w:r>
      </w:ins>
      <w:ins w:id="923" w:author="Bibók Andor" w:date="2013-05-26T13:23:00Z">
        <w:r>
          <w:t xml:space="preserve">fejlesztő </w:t>
        </w:r>
      </w:ins>
      <w:ins w:id="924" w:author="Bibók Andor" w:date="2013-05-26T13:20:00Z">
        <w:r>
          <w:t>szoftver</w:t>
        </w:r>
      </w:ins>
      <w:ins w:id="925" w:author="Bibók Andor" w:date="2013-05-26T21:45:00Z">
        <w:r w:rsidR="00982230">
          <w:t xml:space="preserve"> </w:t>
        </w:r>
        <w:r w:rsidR="00982230">
          <w:fldChar w:fldCharType="begin"/>
        </w:r>
        <w:r w:rsidR="00982230">
          <w:instrText xml:space="preserve"> REF _Ref357368045 \r \h </w:instrText>
        </w:r>
      </w:ins>
      <w:r w:rsidR="00982230">
        <w:fldChar w:fldCharType="separate"/>
      </w:r>
      <w:ins w:id="926" w:author="Bibók Andor" w:date="2013-05-26T21:45:00Z">
        <w:r w:rsidR="00982230">
          <w:t>[18]</w:t>
        </w:r>
        <w:r w:rsidR="00982230">
          <w:fldChar w:fldCharType="end"/>
        </w:r>
      </w:ins>
      <w:ins w:id="927" w:author="Bibók Andor" w:date="2013-05-26T13:23:00Z">
        <w:r>
          <w:t>.</w:t>
        </w:r>
      </w:ins>
      <w:ins w:id="928" w:author="Bibók Andor" w:date="2013-05-26T13:24:00Z">
        <w:r>
          <w:t xml:space="preserve"> Saját </w:t>
        </w:r>
      </w:ins>
      <w:ins w:id="929" w:author="Bibók Andor" w:date="2013-05-26T13:27:00Z">
        <w:r w:rsidR="004E111B">
          <w:t>C/C++ és assemb</w:t>
        </w:r>
      </w:ins>
      <w:ins w:id="930" w:author="Bibók Andor" w:date="2013-05-26T13:28:00Z">
        <w:r w:rsidR="004E111B">
          <w:t>l</w:t>
        </w:r>
      </w:ins>
      <w:ins w:id="931" w:author="Bibók Andor" w:date="2013-05-26T13:27:00Z">
        <w:r w:rsidR="004E111B">
          <w:t>y</w:t>
        </w:r>
      </w:ins>
      <w:ins w:id="932" w:author="Bibók Andor" w:date="2013-05-26T13:28:00Z">
        <w:r w:rsidR="004E111B">
          <w:t xml:space="preserve"> fordítóval</w:t>
        </w:r>
      </w:ins>
      <w:ins w:id="933" w:author="Bibók Andor" w:date="2013-05-26T13:30:00Z">
        <w:r w:rsidR="004E111B">
          <w:t>, és linkerrel</w:t>
        </w:r>
      </w:ins>
      <w:ins w:id="934" w:author="Bibók Andor" w:date="2013-05-26T13:28:00Z">
        <w:r w:rsidR="004E111B">
          <w:t xml:space="preserve"> rendelkezik</w:t>
        </w:r>
      </w:ins>
      <w:ins w:id="935" w:author="Bibók Andor" w:date="2013-05-26T13:30:00Z">
        <w:r w:rsidR="004E111B">
          <w:t>, amikhez tartozik</w:t>
        </w:r>
      </w:ins>
      <w:ins w:id="936" w:author="Bibók Andor" w:date="2013-05-26T13:31:00Z">
        <w:r w:rsidR="004E111B">
          <w:t xml:space="preserve"> grafikus felület is</w:t>
        </w:r>
      </w:ins>
      <w:ins w:id="937" w:author="Bibók Andor" w:date="2013-05-26T13:32:00Z">
        <w:r w:rsidR="004E111B">
          <w:t xml:space="preserve">, így nem kell </w:t>
        </w:r>
      </w:ins>
      <w:ins w:id="938" w:author="Bibók Andor" w:date="2013-05-26T13:33:00Z">
        <w:r w:rsidR="004E111B">
          <w:t xml:space="preserve">bonyolult parancssori utasítások kiadásával törődni. </w:t>
        </w:r>
      </w:ins>
      <w:ins w:id="939" w:author="Bibók Andor" w:date="2013-05-26T13:34:00Z">
        <w:r w:rsidR="004E111B">
          <w:t xml:space="preserve">A program </w:t>
        </w:r>
      </w:ins>
      <w:ins w:id="940" w:author="Bibók Andor" w:date="2013-05-26T13:36:00Z">
        <w:r w:rsidR="004E111B">
          <w:t>több</w:t>
        </w:r>
      </w:ins>
      <w:ins w:id="941" w:author="Bibók Andor" w:date="2013-05-26T13:34:00Z">
        <w:r w:rsidR="004E111B">
          <w:t xml:space="preserve"> </w:t>
        </w:r>
      </w:ins>
      <w:ins w:id="942" w:author="Bibók Andor" w:date="2013-05-26T13:35:00Z">
        <w:r w:rsidR="004E111B">
          <w:t xml:space="preserve">előre elkészített </w:t>
        </w:r>
      </w:ins>
      <w:ins w:id="943" w:author="Bibók Andor" w:date="2013-05-26T13:34:00Z">
        <w:r w:rsidR="004E111B">
          <w:t>könyvtárat tartalmaz</w:t>
        </w:r>
      </w:ins>
      <w:ins w:id="944" w:author="Bibók Andor" w:date="2013-05-26T13:36:00Z">
        <w:r w:rsidR="004E111B">
          <w:t>, rengeteg kész szubrutin</w:t>
        </w:r>
        <w:r w:rsidR="007C3E2C">
          <w:t xml:space="preserve"> áll a fejlesztő rendelkezésére</w:t>
        </w:r>
      </w:ins>
      <w:ins w:id="945" w:author="Bibók Andor" w:date="2013-05-26T13:37:00Z">
        <w:r w:rsidR="007C3E2C">
          <w:t>, legtöbbjük kifejezetten a jelfeldolgozó processzorra optimalizáltan.</w:t>
        </w:r>
      </w:ins>
    </w:p>
    <w:p w:rsidR="007C3E2C" w:rsidRDefault="007C3E2C" w:rsidP="008372E8">
      <w:pPr>
        <w:rPr>
          <w:ins w:id="946" w:author="Bibók Andor" w:date="2013-05-26T13:51:00Z"/>
        </w:rPr>
        <w:pPrChange w:id="947" w:author="Bibók Andor" w:date="2013-05-26T13:20:00Z">
          <w:pPr>
            <w:pStyle w:val="Cmsor2"/>
          </w:pPr>
        </w:pPrChange>
      </w:pPr>
      <w:ins w:id="948" w:author="Bibók Andor" w:date="2013-05-26T13:38:00Z">
        <w:r>
          <w:t xml:space="preserve">A fejlesztői környezet erős hibakereső eszközöket is tartalmaz. </w:t>
        </w:r>
      </w:ins>
      <w:ins w:id="949" w:author="Bibók Andor" w:date="2013-05-26T13:39:00Z">
        <w:r>
          <w:t>Többek között lépésről lépésre vizsgálhatjuk a kész assembly kódot, megtekinthetjük a reg</w:t>
        </w:r>
        <w:r w:rsidR="006016CD">
          <w:t>iszterek és a memória tartalmát</w:t>
        </w:r>
      </w:ins>
      <w:ins w:id="950" w:author="Bibók Andor" w:date="2013-05-26T13:50:00Z">
        <w:r w:rsidR="006016CD">
          <w:t>, és akár módosíthatjuk is azokat.</w:t>
        </w:r>
      </w:ins>
      <w:ins w:id="951" w:author="Bibók Andor" w:date="2013-05-26T13:53:00Z">
        <w:r w:rsidR="006016CD">
          <w:t xml:space="preserve"> A </w:t>
        </w:r>
        <w:r w:rsidR="006016CD">
          <w:fldChar w:fldCharType="begin"/>
        </w:r>
        <w:r w:rsidR="006016CD">
          <w:instrText xml:space="preserve"> REF _Ref357339728 \h </w:instrText>
        </w:r>
      </w:ins>
      <w:r w:rsidR="006016CD">
        <w:fldChar w:fldCharType="separate"/>
      </w:r>
      <w:ins w:id="952" w:author="Bibók Andor" w:date="2013-05-26T16:16:00Z">
        <w:r w:rsidR="00867516">
          <w:rPr>
            <w:noProof/>
          </w:rPr>
          <w:t>3</w:t>
        </w:r>
        <w:r w:rsidR="00867516">
          <w:noBreakHyphen/>
        </w:r>
        <w:r w:rsidR="00867516">
          <w:rPr>
            <w:noProof/>
          </w:rPr>
          <w:t>2</w:t>
        </w:r>
        <w:r w:rsidR="00867516">
          <w:t>. ábra</w:t>
        </w:r>
      </w:ins>
      <w:ins w:id="953" w:author="Bibók Andor" w:date="2013-05-26T13:53:00Z">
        <w:r w:rsidR="006016CD">
          <w:fldChar w:fldCharType="end"/>
        </w:r>
        <w:r w:rsidR="006016CD">
          <w:t xml:space="preserve">án egy hibakeresés közben készített </w:t>
        </w:r>
      </w:ins>
      <w:ins w:id="954" w:author="Bibók Andor" w:date="2013-05-26T13:55:00Z">
        <w:r w:rsidR="006016CD">
          <w:t>képet láthatunk.</w:t>
        </w:r>
      </w:ins>
    </w:p>
    <w:p w:rsidR="006016CD" w:rsidRDefault="006016CD" w:rsidP="006016CD">
      <w:pPr>
        <w:pStyle w:val="Kp"/>
        <w:rPr>
          <w:ins w:id="955" w:author="Bibók Andor" w:date="2013-05-26T13:52:00Z"/>
        </w:rPr>
        <w:pPrChange w:id="956" w:author="Bibók Andor" w:date="2013-05-26T13:52:00Z">
          <w:pPr>
            <w:pStyle w:val="Kp"/>
          </w:pPr>
        </w:pPrChange>
      </w:pPr>
      <w:ins w:id="957" w:author="Bibók Andor" w:date="2013-05-26T13:51:00Z">
        <w:r>
          <w:rPr>
            <w:noProof/>
            <w:lang w:eastAsia="hu-HU"/>
          </w:rPr>
          <w:drawing>
            <wp:inline distT="0" distB="0" distL="0" distR="0">
              <wp:extent cx="5252665" cy="2955171"/>
              <wp:effectExtent l="19050" t="0" r="5135" b="0"/>
              <wp:docPr id="31" name="Kép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53851" cy="295583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bookmarkStart w:id="958" w:name="_Ref357339728"/>
    <w:p w:rsidR="006016CD" w:rsidRPr="008372E8" w:rsidRDefault="002E6C43" w:rsidP="006016CD">
      <w:pPr>
        <w:pStyle w:val="Kpalrs"/>
        <w:rPr>
          <w:rPrChange w:id="959" w:author="Bibók Andor" w:date="2013-05-26T13:20:00Z">
            <w:rPr/>
          </w:rPrChange>
        </w:rPr>
        <w:pPrChange w:id="960" w:author="Bibók Andor" w:date="2013-05-26T13:52:00Z">
          <w:pPr>
            <w:pStyle w:val="Cmsor2"/>
          </w:pPr>
        </w:pPrChange>
      </w:pPr>
      <w:ins w:id="961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3</w:t>
      </w:r>
      <w:ins w:id="962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963" w:author="Bibók Andor" w:date="2013-05-26T19:40:00Z">
        <w:r>
          <w:rPr>
            <w:noProof/>
          </w:rPr>
          <w:t>2</w:t>
        </w:r>
        <w:r>
          <w:fldChar w:fldCharType="end"/>
        </w:r>
      </w:ins>
      <w:ins w:id="964" w:author="Bibók Andor" w:date="2013-05-26T13:52:00Z">
        <w:r w:rsidR="006016CD">
          <w:t>. ábra</w:t>
        </w:r>
        <w:bookmarkEnd w:id="958"/>
        <w:r w:rsidR="006016CD">
          <w:t>. VisualDSP++ 5.0 fejlesztői környezet</w:t>
        </w:r>
      </w:ins>
    </w:p>
    <w:p w:rsidR="006C4313" w:rsidRDefault="006C4313" w:rsidP="006C4313">
      <w:pPr>
        <w:pStyle w:val="Cmsor1"/>
      </w:pPr>
      <w:bookmarkStart w:id="965" w:name="_Toc357348323"/>
      <w:r>
        <w:lastRenderedPageBreak/>
        <w:t>A feladat megvalósítása</w:t>
      </w:r>
      <w:bookmarkEnd w:id="965"/>
    </w:p>
    <w:p w:rsidR="006C4313" w:rsidRDefault="006C4313" w:rsidP="006C4313">
      <w:pPr>
        <w:pStyle w:val="Cmsor2"/>
        <w:rPr>
          <w:ins w:id="966" w:author="Bibók Andor" w:date="2013-05-26T16:02:00Z"/>
        </w:rPr>
      </w:pPr>
      <w:bookmarkStart w:id="967" w:name="_Toc357348324"/>
      <w:r>
        <w:t>Specifikáció és rendszerterv</w:t>
      </w:r>
      <w:bookmarkEnd w:id="967"/>
    </w:p>
    <w:p w:rsidR="009D0313" w:rsidRPr="009D0313" w:rsidRDefault="009D0313" w:rsidP="009D0313">
      <w:pPr>
        <w:pStyle w:val="Cmsor3"/>
        <w:rPr>
          <w:rPrChange w:id="968" w:author="Bibók Andor" w:date="2013-05-26T16:02:00Z">
            <w:rPr/>
          </w:rPrChange>
        </w:rPr>
        <w:pPrChange w:id="969" w:author="Bibók Andor" w:date="2013-05-26T16:02:00Z">
          <w:pPr>
            <w:pStyle w:val="Cmsor2"/>
          </w:pPr>
        </w:pPrChange>
      </w:pPr>
      <w:bookmarkStart w:id="970" w:name="_Toc357348325"/>
      <w:ins w:id="971" w:author="Bibók Andor" w:date="2013-05-26T16:02:00Z">
        <w:r>
          <w:t>A feladat ismertetése</w:t>
        </w:r>
      </w:ins>
      <w:bookmarkEnd w:id="970"/>
    </w:p>
    <w:p w:rsidR="00E5368E" w:rsidRDefault="00D561A0" w:rsidP="00C0792B">
      <w:pPr>
        <w:rPr>
          <w:ins w:id="972" w:author="Bibók Andor" w:date="2013-05-26T18:45:00Z"/>
        </w:rPr>
      </w:pPr>
      <w:ins w:id="973" w:author="Bibók Andor" w:date="2013-05-26T15:49:00Z">
        <w:r>
          <w:t>A szakdolgozat célja egy</w:t>
        </w:r>
      </w:ins>
      <w:ins w:id="974" w:author="Bibók Andor" w:date="2013-05-26T15:50:00Z">
        <w:r>
          <w:t xml:space="preserve"> olyan</w:t>
        </w:r>
      </w:ins>
      <w:ins w:id="975" w:author="Bibók Andor" w:date="2013-05-26T15:49:00Z">
        <w:r>
          <w:t xml:space="preserve"> konfigurálható </w:t>
        </w:r>
      </w:ins>
      <w:ins w:id="976" w:author="Bibók Andor" w:date="2013-05-26T15:50:00Z">
        <w:r>
          <w:t xml:space="preserve">rendszer létrehozása, amelynek segítségével, </w:t>
        </w:r>
      </w:ins>
      <w:ins w:id="977" w:author="Bibók Andor" w:date="2013-05-26T15:51:00Z">
        <w:r>
          <w:t xml:space="preserve">speciális </w:t>
        </w:r>
      </w:ins>
      <w:ins w:id="978" w:author="Bibók Andor" w:date="2013-05-26T15:50:00Z">
        <w:r>
          <w:t>külső</w:t>
        </w:r>
      </w:ins>
      <w:ins w:id="979" w:author="Bibók Andor" w:date="2013-05-26T15:51:00Z">
        <w:r>
          <w:t xml:space="preserve"> programok használata nélkül</w:t>
        </w:r>
      </w:ins>
      <w:ins w:id="980" w:author="Bibók Andor" w:date="2013-05-26T15:52:00Z">
        <w:r>
          <w:t xml:space="preserve">, többféle szűrőkarakterisztika valósítható meg. </w:t>
        </w:r>
      </w:ins>
      <w:ins w:id="981" w:author="Bibók Andor" w:date="2013-05-26T18:42:00Z">
        <w:r w:rsidR="00E5368E">
          <w:t>Feladatom kifejezetten a végtelen impulzusválaszú (</w:t>
        </w:r>
      </w:ins>
      <w:ins w:id="982" w:author="Bibók Andor" w:date="2013-05-26T18:43:00Z">
        <w:r w:rsidR="00E5368E">
          <w:t>IIR</w:t>
        </w:r>
      </w:ins>
      <w:ins w:id="983" w:author="Bibók Andor" w:date="2013-05-26T18:42:00Z">
        <w:r w:rsidR="00E5368E">
          <w:t>)</w:t>
        </w:r>
      </w:ins>
      <w:ins w:id="984" w:author="Bibók Andor" w:date="2013-05-26T18:43:00Z">
        <w:r w:rsidR="00E5368E">
          <w:t xml:space="preserve"> szűrők megvalósításával foglalkozik, mivel tervezésük változatosabb, és megvalósításuk során több probléma merülhet fel, mint a </w:t>
        </w:r>
      </w:ins>
      <w:ins w:id="985" w:author="Bibók Andor" w:date="2013-05-26T18:45:00Z">
        <w:r w:rsidR="00E5368E">
          <w:t>véges impulzusválaszú</w:t>
        </w:r>
      </w:ins>
      <w:ins w:id="986" w:author="Bibók Andor" w:date="2013-05-26T18:55:00Z">
        <w:r w:rsidR="00B23F3B">
          <w:t xml:space="preserve"> (FIR)</w:t>
        </w:r>
      </w:ins>
      <w:ins w:id="987" w:author="Bibók Andor" w:date="2013-05-26T18:43:00Z">
        <w:r w:rsidR="00E5368E">
          <w:t xml:space="preserve"> sz</w:t>
        </w:r>
      </w:ins>
      <w:ins w:id="988" w:author="Bibók Andor" w:date="2013-05-26T18:45:00Z">
        <w:r w:rsidR="00E5368E">
          <w:t>űrők esetében.</w:t>
        </w:r>
      </w:ins>
      <w:ins w:id="989" w:author="Bibók Andor" w:date="2013-05-26T18:54:00Z">
        <w:r w:rsidR="00B23F3B">
          <w:t xml:space="preserve"> Ugyanakkor a tervezés során végig </w:t>
        </w:r>
      </w:ins>
      <w:ins w:id="990" w:author="Bibók Andor" w:date="2013-05-26T18:55:00Z">
        <w:r w:rsidR="00B23F3B">
          <w:t xml:space="preserve">szempont volt, hogy későbbiekben FIR </w:t>
        </w:r>
      </w:ins>
      <w:ins w:id="991" w:author="Bibók Andor" w:date="2013-05-26T18:56:00Z">
        <w:r w:rsidR="00B23F3B">
          <w:t>szűrők tervezése is implementálható legyen a programba.</w:t>
        </w:r>
      </w:ins>
    </w:p>
    <w:p w:rsidR="00C0792B" w:rsidRDefault="00D561A0" w:rsidP="00C0792B">
      <w:pPr>
        <w:rPr>
          <w:ins w:id="992" w:author="Bibók Andor" w:date="2013-05-26T15:58:00Z"/>
        </w:rPr>
      </w:pPr>
      <w:ins w:id="993" w:author="Bibók Andor" w:date="2013-05-26T15:52:00Z">
        <w:r>
          <w:t xml:space="preserve">A feladat elvégzéséhez az Analog Devices </w:t>
        </w:r>
      </w:ins>
      <w:ins w:id="994" w:author="Bibók Andor" w:date="2013-05-26T15:53:00Z">
        <w:r>
          <w:t>ADSP-BF537 EZ-KIT Lite fejlesztői kárty</w:t>
        </w:r>
      </w:ins>
      <w:ins w:id="995" w:author="Bibók Andor" w:date="2013-05-26T15:54:00Z">
        <w:r>
          <w:t xml:space="preserve">ája </w:t>
        </w:r>
      </w:ins>
      <w:ins w:id="996" w:author="Bibók Andor" w:date="2013-05-26T15:55:00Z">
        <w:r>
          <w:t xml:space="preserve">és a </w:t>
        </w:r>
      </w:ins>
      <w:ins w:id="997" w:author="Bibók Andor" w:date="2013-05-26T15:56:00Z">
        <w:r>
          <w:t>Visual DSP++ 5.0</w:t>
        </w:r>
      </w:ins>
      <w:ins w:id="998" w:author="Bibók Andor" w:date="2013-05-26T15:55:00Z">
        <w:r>
          <w:t xml:space="preserve"> fejlesztői </w:t>
        </w:r>
      </w:ins>
      <w:ins w:id="999" w:author="Bibók Andor" w:date="2013-05-26T15:56:00Z">
        <w:r>
          <w:t>környezet</w:t>
        </w:r>
      </w:ins>
      <w:ins w:id="1000" w:author="Bibók Andor" w:date="2013-05-26T15:55:00Z">
        <w:r>
          <w:t xml:space="preserve"> </w:t>
        </w:r>
      </w:ins>
      <w:ins w:id="1001" w:author="Bibók Andor" w:date="2013-05-26T15:54:00Z">
        <w:r>
          <w:t>(</w:t>
        </w:r>
      </w:ins>
      <w:ins w:id="1002" w:author="Bibók Andor" w:date="2013-05-26T15:56:00Z">
        <w:r>
          <w:t>l</w:t>
        </w:r>
      </w:ins>
      <w:ins w:id="1003" w:author="Bibók Andor" w:date="2013-05-26T15:55:00Z">
        <w:r>
          <w:t xml:space="preserve">ásd: </w:t>
        </w:r>
      </w:ins>
      <w:ins w:id="1004" w:author="Bibók Andor" w:date="2013-05-26T15:54:00Z">
        <w:r>
          <w:fldChar w:fldCharType="begin"/>
        </w:r>
        <w:r>
          <w:instrText xml:space="preserve"> REF _Ref357347027 \r \h </w:instrText>
        </w:r>
      </w:ins>
      <w:r>
        <w:fldChar w:fldCharType="separate"/>
      </w:r>
      <w:ins w:id="1005" w:author="Bibók Andor" w:date="2013-05-26T16:16:00Z">
        <w:r w:rsidR="00867516">
          <w:t>3</w:t>
        </w:r>
      </w:ins>
      <w:ins w:id="1006" w:author="Bibók Andor" w:date="2013-05-26T15:54:00Z">
        <w:r>
          <w:fldChar w:fldCharType="end"/>
        </w:r>
      </w:ins>
      <w:ins w:id="1007" w:author="Bibók Andor" w:date="2013-05-26T15:55:00Z">
        <w:r>
          <w:t>. fejezet</w:t>
        </w:r>
      </w:ins>
      <w:ins w:id="1008" w:author="Bibók Andor" w:date="2013-05-26T15:54:00Z">
        <w:r>
          <w:t>)</w:t>
        </w:r>
      </w:ins>
      <w:ins w:id="1009" w:author="Bibók Andor" w:date="2013-05-26T15:56:00Z">
        <w:r>
          <w:t xml:space="preserve"> állt a rendelkezésemre. A feladat </w:t>
        </w:r>
      </w:ins>
      <w:ins w:id="1010" w:author="Bibók Andor" w:date="2013-05-26T15:58:00Z">
        <w:r>
          <w:t>végrehajtásához a fejlesztői kártya következő egységeire van szükség:</w:t>
        </w:r>
      </w:ins>
    </w:p>
    <w:p w:rsidR="00D561A0" w:rsidRDefault="00D561A0" w:rsidP="00D561A0">
      <w:pPr>
        <w:pStyle w:val="Listaszerbekezds"/>
        <w:numPr>
          <w:ilvl w:val="0"/>
          <w:numId w:val="26"/>
        </w:numPr>
        <w:rPr>
          <w:ins w:id="1011" w:author="Bibók Andor" w:date="2013-05-26T15:59:00Z"/>
        </w:rPr>
        <w:pPrChange w:id="1012" w:author="Bibók Andor" w:date="2013-05-26T15:58:00Z">
          <w:pPr/>
        </w:pPrChange>
      </w:pPr>
      <w:ins w:id="1013" w:author="Bibók Andor" w:date="2013-05-26T15:59:00Z">
        <w:r>
          <w:t>DSP</w:t>
        </w:r>
      </w:ins>
    </w:p>
    <w:p w:rsidR="00D561A0" w:rsidRDefault="00D561A0" w:rsidP="00D561A0">
      <w:pPr>
        <w:pStyle w:val="Listaszerbekezds"/>
        <w:numPr>
          <w:ilvl w:val="0"/>
          <w:numId w:val="26"/>
        </w:numPr>
        <w:rPr>
          <w:ins w:id="1014" w:author="Bibók Andor" w:date="2013-05-26T16:00:00Z"/>
        </w:rPr>
        <w:pPrChange w:id="1015" w:author="Bibók Andor" w:date="2013-05-26T15:58:00Z">
          <w:pPr/>
        </w:pPrChange>
      </w:pPr>
      <w:ins w:id="1016" w:author="Bibók Andor" w:date="2013-05-26T15:59:00Z">
        <w:r>
          <w:t>audió interfész</w:t>
        </w:r>
      </w:ins>
    </w:p>
    <w:p w:rsidR="009D0313" w:rsidRDefault="009D0313" w:rsidP="00D561A0">
      <w:pPr>
        <w:pStyle w:val="Listaszerbekezds"/>
        <w:numPr>
          <w:ilvl w:val="0"/>
          <w:numId w:val="26"/>
        </w:numPr>
        <w:rPr>
          <w:ins w:id="1017" w:author="Bibók Andor" w:date="2013-05-26T16:01:00Z"/>
        </w:rPr>
        <w:pPrChange w:id="1018" w:author="Bibók Andor" w:date="2013-05-26T15:58:00Z">
          <w:pPr/>
        </w:pPrChange>
      </w:pPr>
      <w:ins w:id="1019" w:author="Bibók Andor" w:date="2013-05-26T16:00:00Z">
        <w:r>
          <w:t>UART (RS-232)</w:t>
        </w:r>
      </w:ins>
    </w:p>
    <w:p w:rsidR="009D0313" w:rsidRDefault="009D0313" w:rsidP="00E5368E">
      <w:pPr>
        <w:ind w:firstLine="0"/>
        <w:rPr>
          <w:ins w:id="1020" w:author="Bibók Andor" w:date="2013-05-26T16:38:00Z"/>
        </w:rPr>
        <w:pPrChange w:id="1021" w:author="Bibók Andor" w:date="2013-05-26T18:41:00Z">
          <w:pPr/>
        </w:pPrChange>
      </w:pPr>
      <w:ins w:id="1022" w:author="Bibók Andor" w:date="2013-05-26T16:05:00Z">
        <w:r>
          <w:t>A megvalósítandó program a DSP-n fut. Alapvetően két részre bontható</w:t>
        </w:r>
      </w:ins>
      <w:ins w:id="1023" w:author="Bibók Andor" w:date="2013-05-26T16:07:00Z">
        <w:r>
          <w:t xml:space="preserve">: a szűrőtervezésre, és magára a szűrési folyamatra. A szűrő bemeneti jele az audió </w:t>
        </w:r>
      </w:ins>
      <w:ins w:id="1024" w:author="Bibók Andor" w:date="2013-05-26T16:09:00Z">
        <w:r>
          <w:t xml:space="preserve">interfész </w:t>
        </w:r>
      </w:ins>
      <w:ins w:id="1025" w:author="Bibók Andor" w:date="2013-05-26T16:07:00Z">
        <w:r>
          <w:t>bemeneti oldalán</w:t>
        </w:r>
      </w:ins>
      <w:ins w:id="1026" w:author="Bibók Andor" w:date="2013-05-26T16:09:00Z">
        <w:r>
          <w:t xml:space="preserve"> érkezik, </w:t>
        </w:r>
      </w:ins>
      <w:ins w:id="1027" w:author="Bibók Andor" w:date="2013-05-26T16:11:00Z">
        <w:r w:rsidR="00035DE9">
          <w:t>a szűrt jel</w:t>
        </w:r>
      </w:ins>
      <w:ins w:id="1028" w:author="Bibók Andor" w:date="2013-05-26T16:09:00Z">
        <w:r w:rsidR="00035DE9">
          <w:t xml:space="preserve"> az interfész kimeneti felére </w:t>
        </w:r>
      </w:ins>
      <w:ins w:id="1029" w:author="Bibók Andor" w:date="2013-05-26T16:11:00Z">
        <w:r w:rsidR="00035DE9">
          <w:t>van kivezetve</w:t>
        </w:r>
      </w:ins>
      <w:ins w:id="1030" w:author="Bibók Andor" w:date="2013-05-26T16:09:00Z">
        <w:r w:rsidR="00035DE9">
          <w:t>.</w:t>
        </w:r>
      </w:ins>
      <w:ins w:id="1031" w:author="Bibók Andor" w:date="2013-05-26T16:11:00Z">
        <w:r w:rsidR="00035DE9">
          <w:t xml:space="preserve"> A szűrőtervezéshez szükségesek a szűrő paraméterei. Ezeket a felhasználónak kell megadnia, ezért szükség, hogy tudjon kommunikálni az eszközzel.</w:t>
        </w:r>
      </w:ins>
    </w:p>
    <w:p w:rsidR="0031251F" w:rsidRPr="00E5368E" w:rsidRDefault="0031251F" w:rsidP="00525413">
      <w:pPr>
        <w:ind w:firstLine="0"/>
        <w:rPr>
          <w:ins w:id="1032" w:author="Bibók Andor" w:date="2013-05-26T16:38:00Z"/>
          <w:b/>
          <w:rPrChange w:id="1033" w:author="Bibók Andor" w:date="2013-05-26T18:41:00Z">
            <w:rPr>
              <w:ins w:id="1034" w:author="Bibók Andor" w:date="2013-05-26T16:38:00Z"/>
            </w:rPr>
          </w:rPrChange>
        </w:rPr>
        <w:pPrChange w:id="1035" w:author="Bibók Andor" w:date="2013-05-26T16:46:00Z">
          <w:pPr/>
        </w:pPrChange>
      </w:pPr>
      <w:ins w:id="1036" w:author="Bibók Andor" w:date="2013-05-26T16:38:00Z">
        <w:r w:rsidRPr="00E5368E">
          <w:rPr>
            <w:b/>
            <w:rPrChange w:id="1037" w:author="Bibók Andor" w:date="2013-05-26T18:41:00Z">
              <w:rPr/>
            </w:rPrChange>
          </w:rPr>
          <w:t>A program feladatai:</w:t>
        </w:r>
      </w:ins>
    </w:p>
    <w:p w:rsidR="0031251F" w:rsidRDefault="00525413" w:rsidP="0031251F">
      <w:pPr>
        <w:pStyle w:val="Listaszerbekezds"/>
        <w:numPr>
          <w:ilvl w:val="1"/>
          <w:numId w:val="27"/>
        </w:numPr>
        <w:rPr>
          <w:ins w:id="1038" w:author="Bibók Andor" w:date="2013-05-26T16:40:00Z"/>
        </w:rPr>
        <w:pPrChange w:id="1039" w:author="Bibók Andor" w:date="2013-05-26T16:39:00Z">
          <w:pPr/>
        </w:pPrChange>
      </w:pPr>
      <w:ins w:id="1040" w:author="Bibók Andor" w:date="2013-05-26T16:40:00Z">
        <w:r>
          <w:t>bemenő jel szűrése</w:t>
        </w:r>
      </w:ins>
    </w:p>
    <w:p w:rsidR="00525413" w:rsidRDefault="00525413" w:rsidP="0031251F">
      <w:pPr>
        <w:pStyle w:val="Listaszerbekezds"/>
        <w:numPr>
          <w:ilvl w:val="1"/>
          <w:numId w:val="27"/>
        </w:numPr>
        <w:rPr>
          <w:ins w:id="1041" w:author="Bibók Andor" w:date="2013-05-26T16:40:00Z"/>
        </w:rPr>
        <w:pPrChange w:id="1042" w:author="Bibók Andor" w:date="2013-05-26T16:39:00Z">
          <w:pPr/>
        </w:pPrChange>
      </w:pPr>
      <w:ins w:id="1043" w:author="Bibók Andor" w:date="2013-05-26T16:40:00Z">
        <w:r>
          <w:t>kommunikáció a felhasználóval</w:t>
        </w:r>
      </w:ins>
    </w:p>
    <w:p w:rsidR="00525413" w:rsidRDefault="00525413" w:rsidP="00525413">
      <w:pPr>
        <w:pStyle w:val="Listaszerbekezds"/>
        <w:numPr>
          <w:ilvl w:val="1"/>
          <w:numId w:val="27"/>
        </w:numPr>
        <w:rPr>
          <w:ins w:id="1044" w:author="Bibók Andor" w:date="2013-05-26T16:48:00Z"/>
        </w:rPr>
        <w:pPrChange w:id="1045" w:author="Bibók Andor" w:date="2013-05-26T16:47:00Z">
          <w:pPr/>
        </w:pPrChange>
      </w:pPr>
      <w:ins w:id="1046" w:author="Bibók Andor" w:date="2013-05-26T16:40:00Z">
        <w:r>
          <w:t>szűrőtervezés</w:t>
        </w:r>
      </w:ins>
    </w:p>
    <w:p w:rsidR="00525413" w:rsidRDefault="00525413" w:rsidP="008A7343">
      <w:pPr>
        <w:keepNext/>
        <w:keepLines/>
        <w:ind w:firstLine="0"/>
        <w:rPr>
          <w:ins w:id="1047" w:author="Bibók Andor" w:date="2013-05-26T16:40:00Z"/>
        </w:rPr>
        <w:pPrChange w:id="1048" w:author="Bibók Andor" w:date="2013-05-26T18:35:00Z">
          <w:pPr/>
        </w:pPrChange>
      </w:pPr>
      <w:ins w:id="1049" w:author="Bibók Andor" w:date="2013-05-26T16:48:00Z">
        <w:r>
          <w:lastRenderedPageBreak/>
          <w:t xml:space="preserve">A szűrőtervezés </w:t>
        </w:r>
      </w:ins>
      <w:ins w:id="1050" w:author="Bibók Andor" w:date="2013-05-26T16:49:00Z">
        <w:r>
          <w:t xml:space="preserve">során elvárás, hogy a következő tulajdonságokat a felhasználó </w:t>
        </w:r>
        <w:r w:rsidR="00DE39F9">
          <w:t>határozhassa meg: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080" w:hanging="357"/>
        <w:rPr>
          <w:ins w:id="1051" w:author="Bibók Andor" w:date="2013-05-26T16:41:00Z"/>
        </w:rPr>
        <w:pPrChange w:id="1052" w:author="Bibók Andor" w:date="2013-05-26T18:36:00Z">
          <w:pPr/>
        </w:pPrChange>
      </w:pPr>
      <w:ins w:id="1053" w:author="Bibók Andor" w:date="2013-05-26T16:41:00Z">
        <w:r>
          <w:t>jelleg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440" w:hanging="357"/>
        <w:rPr>
          <w:ins w:id="1054" w:author="Bibók Andor" w:date="2013-05-26T16:42:00Z"/>
        </w:rPr>
        <w:pPrChange w:id="1055" w:author="Bibók Andor" w:date="2013-05-26T18:36:00Z">
          <w:pPr/>
        </w:pPrChange>
      </w:pPr>
      <w:ins w:id="1056" w:author="Bibók Andor" w:date="2013-05-26T16:42:00Z">
        <w:r>
          <w:t>Butterworth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440" w:hanging="357"/>
        <w:rPr>
          <w:ins w:id="1057" w:author="Bibók Andor" w:date="2013-05-26T16:42:00Z"/>
        </w:rPr>
        <w:pPrChange w:id="1058" w:author="Bibók Andor" w:date="2013-05-26T18:36:00Z">
          <w:pPr/>
        </w:pPrChange>
      </w:pPr>
      <w:ins w:id="1059" w:author="Bibók Andor" w:date="2013-05-26T16:42:00Z">
        <w:r>
          <w:t>Csebisev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440" w:hanging="357"/>
        <w:rPr>
          <w:ins w:id="1060" w:author="Bibók Andor" w:date="2013-05-26T16:42:00Z"/>
        </w:rPr>
        <w:pPrChange w:id="1061" w:author="Bibók Andor" w:date="2013-05-26T18:36:00Z">
          <w:pPr/>
        </w:pPrChange>
      </w:pPr>
      <w:ins w:id="1062" w:author="Bibók Andor" w:date="2013-05-26T16:42:00Z">
        <w:r>
          <w:t>Inverz Csebisev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080" w:hanging="357"/>
        <w:rPr>
          <w:ins w:id="1063" w:author="Bibók Andor" w:date="2013-05-26T16:42:00Z"/>
        </w:rPr>
        <w:pPrChange w:id="1064" w:author="Bibók Andor" w:date="2013-05-26T18:36:00Z">
          <w:pPr/>
        </w:pPrChange>
      </w:pPr>
      <w:ins w:id="1065" w:author="Bibók Andor" w:date="2013-05-26T16:42:00Z">
        <w:r>
          <w:t>frekvencia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080" w:hanging="357"/>
        <w:rPr>
          <w:ins w:id="1066" w:author="Bibók Andor" w:date="2013-05-26T16:43:00Z"/>
        </w:rPr>
        <w:pPrChange w:id="1067" w:author="Bibók Andor" w:date="2013-05-26T18:36:00Z">
          <w:pPr/>
        </w:pPrChange>
      </w:pPr>
      <w:ins w:id="1068" w:author="Bibók Andor" w:date="2013-05-26T16:43:00Z">
        <w:r>
          <w:t>alak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440" w:hanging="357"/>
        <w:rPr>
          <w:ins w:id="1069" w:author="Bibók Andor" w:date="2013-05-26T16:43:00Z"/>
        </w:rPr>
        <w:pPrChange w:id="1070" w:author="Bibók Andor" w:date="2013-05-26T18:36:00Z">
          <w:pPr/>
        </w:pPrChange>
      </w:pPr>
      <w:ins w:id="1071" w:author="Bibók Andor" w:date="2013-05-26T16:43:00Z">
        <w:r>
          <w:t>aluláteresztő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440" w:hanging="357"/>
        <w:rPr>
          <w:ins w:id="1072" w:author="Bibók Andor" w:date="2013-05-26T16:43:00Z"/>
        </w:rPr>
        <w:pPrChange w:id="1073" w:author="Bibók Andor" w:date="2013-05-26T18:36:00Z">
          <w:pPr/>
        </w:pPrChange>
      </w:pPr>
      <w:ins w:id="1074" w:author="Bibók Andor" w:date="2013-05-26T16:43:00Z">
        <w:r>
          <w:t>felüláteresztő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440" w:hanging="357"/>
        <w:rPr>
          <w:ins w:id="1075" w:author="Bibók Andor" w:date="2013-05-26T16:44:00Z"/>
        </w:rPr>
        <w:pPrChange w:id="1076" w:author="Bibók Andor" w:date="2013-05-26T18:36:00Z">
          <w:pPr/>
        </w:pPrChange>
      </w:pPr>
      <w:ins w:id="1077" w:author="Bibók Andor" w:date="2013-05-26T16:44:00Z">
        <w:r>
          <w:t>sáváteresztő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440" w:hanging="357"/>
        <w:rPr>
          <w:ins w:id="1078" w:author="Bibók Andor" w:date="2013-05-26T16:44:00Z"/>
        </w:rPr>
        <w:pPrChange w:id="1079" w:author="Bibók Andor" w:date="2013-05-26T18:36:00Z">
          <w:pPr/>
        </w:pPrChange>
      </w:pPr>
      <w:ins w:id="1080" w:author="Bibók Andor" w:date="2013-05-26T16:44:00Z">
        <w:r>
          <w:t>sávzáró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080" w:hanging="357"/>
        <w:rPr>
          <w:ins w:id="1081" w:author="Bibók Andor" w:date="2013-05-26T16:44:00Z"/>
        </w:rPr>
        <w:pPrChange w:id="1082" w:author="Bibók Andor" w:date="2013-05-26T18:36:00Z">
          <w:pPr/>
        </w:pPrChange>
      </w:pPr>
      <w:ins w:id="1083" w:author="Bibók Andor" w:date="2013-05-26T16:44:00Z">
        <w:r>
          <w:t>digitalizálás</w:t>
        </w:r>
      </w:ins>
      <w:ins w:id="1084" w:author="Bibók Andor" w:date="2013-05-26T16:50:00Z">
        <w:r w:rsidR="00DE39F9">
          <w:t xml:space="preserve"> módszere</w:t>
        </w:r>
      </w:ins>
    </w:p>
    <w:p w:rsidR="00525413" w:rsidRDefault="00525413" w:rsidP="008A7343">
      <w:pPr>
        <w:pStyle w:val="Listaszerbekezds"/>
        <w:keepNext/>
        <w:keepLines/>
        <w:numPr>
          <w:ilvl w:val="0"/>
          <w:numId w:val="27"/>
        </w:numPr>
        <w:ind w:left="1080" w:hanging="357"/>
        <w:rPr>
          <w:ins w:id="1085" w:author="Bibók Andor" w:date="2013-05-26T16:51:00Z"/>
        </w:rPr>
        <w:pPrChange w:id="1086" w:author="Bibók Andor" w:date="2013-05-26T18:36:00Z">
          <w:pPr/>
        </w:pPrChange>
      </w:pPr>
      <w:ins w:id="1087" w:author="Bibók Andor" w:date="2013-05-26T16:46:00Z">
        <w:r>
          <w:t>realizálás</w:t>
        </w:r>
      </w:ins>
    </w:p>
    <w:p w:rsidR="00DE39F9" w:rsidRDefault="00DE39F9" w:rsidP="00DE39F9">
      <w:pPr>
        <w:pStyle w:val="Cmsor3"/>
        <w:rPr>
          <w:ins w:id="1088" w:author="Bibók Andor" w:date="2013-05-26T16:51:00Z"/>
        </w:rPr>
        <w:pPrChange w:id="1089" w:author="Bibók Andor" w:date="2013-05-26T16:51:00Z">
          <w:pPr/>
        </w:pPrChange>
      </w:pPr>
      <w:ins w:id="1090" w:author="Bibók Andor" w:date="2013-05-26T16:51:00Z">
        <w:r>
          <w:t>Rendszerterv</w:t>
        </w:r>
      </w:ins>
    </w:p>
    <w:p w:rsidR="00DE39F9" w:rsidRDefault="00DE39F9" w:rsidP="00DE39F9">
      <w:pPr>
        <w:rPr>
          <w:ins w:id="1091" w:author="Bibók Andor" w:date="2013-05-26T16:56:00Z"/>
        </w:rPr>
        <w:pPrChange w:id="1092" w:author="Bibók Andor" w:date="2013-05-26T16:51:00Z">
          <w:pPr/>
        </w:pPrChange>
      </w:pPr>
      <w:ins w:id="1093" w:author="Bibók Andor" w:date="2013-05-26T16:52:00Z">
        <w:r>
          <w:t xml:space="preserve">A rendszerterv elkészítése során figyelembe kell venni a program által </w:t>
        </w:r>
      </w:ins>
      <w:ins w:id="1094" w:author="Bibók Andor" w:date="2013-05-26T16:54:00Z">
        <w:r>
          <w:t>végrehajtott feladatok időtartamát és fontossági sorrendjét.</w:t>
        </w:r>
      </w:ins>
    </w:p>
    <w:p w:rsidR="00DE39F9" w:rsidRDefault="00DE39F9" w:rsidP="00DE39F9">
      <w:pPr>
        <w:rPr>
          <w:ins w:id="1095" w:author="Bibók Andor" w:date="2013-05-26T17:05:00Z"/>
        </w:rPr>
        <w:pPrChange w:id="1096" w:author="Bibók Andor" w:date="2013-05-26T16:51:00Z">
          <w:pPr/>
        </w:pPrChange>
      </w:pPr>
      <w:ins w:id="1097" w:author="Bibók Andor" w:date="2013-05-26T16:56:00Z">
        <w:r>
          <w:t xml:space="preserve">A legidőkritikusabb </w:t>
        </w:r>
      </w:ins>
      <w:ins w:id="1098" w:author="Bibók Andor" w:date="2013-05-26T16:57:00Z">
        <w:r>
          <w:t>feladat maga a szűrés, mivel ha nem áll időben rendelkezésre a következő</w:t>
        </w:r>
      </w:ins>
      <w:ins w:id="1099" w:author="Bibók Andor" w:date="2013-05-26T16:58:00Z">
        <w:r>
          <w:t xml:space="preserve"> kimeneti</w:t>
        </w:r>
      </w:ins>
      <w:ins w:id="1100" w:author="Bibók Andor" w:date="2013-05-26T16:57:00Z">
        <w:r>
          <w:t xml:space="preserve"> adat, a</w:t>
        </w:r>
      </w:ins>
      <w:ins w:id="1101" w:author="Bibók Andor" w:date="2013-05-26T16:58:00Z">
        <w:r>
          <w:t>z a jel torzulásához vezeth</w:t>
        </w:r>
      </w:ins>
      <w:ins w:id="1102" w:author="Bibók Andor" w:date="2013-05-26T16:59:00Z">
        <w:r>
          <w:t>e</w:t>
        </w:r>
      </w:ins>
      <w:ins w:id="1103" w:author="Bibók Andor" w:date="2013-05-26T16:58:00Z">
        <w:r>
          <w:t>t</w:t>
        </w:r>
      </w:ins>
      <w:ins w:id="1104" w:author="Bibók Andor" w:date="2013-05-26T16:59:00Z">
        <w:r>
          <w:t>.</w:t>
        </w:r>
      </w:ins>
      <w:ins w:id="1105" w:author="Bibók Andor" w:date="2013-05-26T17:00:00Z">
        <w:r w:rsidR="006E7D59">
          <w:t xml:space="preserve"> Szerencsére a szűrés </w:t>
        </w:r>
      </w:ins>
      <w:ins w:id="1106" w:author="Bibók Andor" w:date="2013-05-26T17:01:00Z">
        <w:r w:rsidR="006E7D59">
          <w:t>végrehajtása</w:t>
        </w:r>
      </w:ins>
      <w:ins w:id="1107" w:author="Bibók Andor" w:date="2013-05-26T17:00:00Z">
        <w:r w:rsidR="006E7D59">
          <w:t xml:space="preserve"> jóval </w:t>
        </w:r>
      </w:ins>
      <w:ins w:id="1108" w:author="Bibók Andor" w:date="2013-05-26T17:01:00Z">
        <w:r w:rsidR="006E7D59">
          <w:t>kevesebb időt vesz</w:t>
        </w:r>
        <w:r w:rsidR="007D4B00">
          <w:t xml:space="preserve"> igénybe, a többi feladathoz képest. Ezen okokból kifolyólag célszerű a szűrést egy megszakítási szubrutinban lekezelni</w:t>
        </w:r>
      </w:ins>
      <w:ins w:id="1109" w:author="Bibók Andor" w:date="2013-05-26T17:04:00Z">
        <w:r w:rsidR="007D4B00">
          <w:t xml:space="preserve"> úgy</w:t>
        </w:r>
      </w:ins>
      <w:ins w:id="1110" w:author="Bibók Andor" w:date="2013-05-26T17:05:00Z">
        <w:r w:rsidR="007D4B00">
          <w:t>, hogy közben más megszakítás ne juthasson érvényre.</w:t>
        </w:r>
      </w:ins>
    </w:p>
    <w:p w:rsidR="007D4B00" w:rsidRDefault="007D4B00" w:rsidP="00DE39F9">
      <w:pPr>
        <w:rPr>
          <w:ins w:id="1111" w:author="Bibók Andor" w:date="2013-05-26T17:20:00Z"/>
        </w:rPr>
        <w:pPrChange w:id="1112" w:author="Bibók Andor" w:date="2013-05-26T16:51:00Z">
          <w:pPr/>
        </w:pPrChange>
      </w:pPr>
      <w:ins w:id="1113" w:author="Bibók Andor" w:date="2013-05-26T17:06:00Z">
        <w:r>
          <w:t>A következő feladat a kommunikáció. Ez kevésbé kritikusabb, mint a szűrés</w:t>
        </w:r>
      </w:ins>
      <w:ins w:id="1114" w:author="Bibók Andor" w:date="2013-05-26T17:12:00Z">
        <w:r w:rsidR="009A2920">
          <w:t>i folyamat</w:t>
        </w:r>
      </w:ins>
      <w:ins w:id="1115" w:author="Bibók Andor" w:date="2013-05-26T17:06:00Z">
        <w:r>
          <w:t>, ráad</w:t>
        </w:r>
        <w:r w:rsidR="009A2920">
          <w:t>ásul</w:t>
        </w:r>
        <w:r>
          <w:t xml:space="preserve"> </w:t>
        </w:r>
      </w:ins>
      <w:ins w:id="1116" w:author="Bibók Andor" w:date="2013-05-26T17:12:00Z">
        <w:r w:rsidR="009A2920">
          <w:t xml:space="preserve">mindig </w:t>
        </w:r>
      </w:ins>
      <w:ins w:id="1117" w:author="Bibók Andor" w:date="2013-05-26T17:11:00Z">
        <w:r w:rsidR="009A2920">
          <w:t xml:space="preserve">meg kell </w:t>
        </w:r>
      </w:ins>
      <w:ins w:id="1118" w:author="Bibók Andor" w:date="2013-05-26T17:06:00Z">
        <w:r>
          <w:t>elő</w:t>
        </w:r>
      </w:ins>
      <w:ins w:id="1119" w:author="Bibók Andor" w:date="2013-05-26T17:11:00Z">
        <w:r w:rsidR="009A2920">
          <w:t xml:space="preserve">znie </w:t>
        </w:r>
      </w:ins>
      <w:ins w:id="1120" w:author="Bibók Andor" w:date="2013-05-26T17:06:00Z">
        <w:r>
          <w:t>a szűrőtervezés</w:t>
        </w:r>
      </w:ins>
      <w:ins w:id="1121" w:author="Bibók Andor" w:date="2013-05-26T17:11:00Z">
        <w:r w:rsidR="009A2920">
          <w:t>t,</w:t>
        </w:r>
      </w:ins>
      <w:ins w:id="1122" w:author="Bibók Andor" w:date="2013-05-26T17:06:00Z">
        <w:r>
          <w:t xml:space="preserve"> </w:t>
        </w:r>
        <w:r w:rsidR="009A2920">
          <w:t xml:space="preserve">mivel </w:t>
        </w:r>
      </w:ins>
      <w:ins w:id="1123" w:author="Bibók Andor" w:date="2013-05-26T17:13:00Z">
        <w:r w:rsidR="009A2920">
          <w:t xml:space="preserve">a kommunikáció nyugtázásáig nem állnak rendelkezésre a tervezési paraméterek. </w:t>
        </w:r>
      </w:ins>
      <w:ins w:id="1124" w:author="Bibók Andor" w:date="2013-05-26T17:14:00Z">
        <w:r w:rsidR="003F4251">
          <w:t>A kommunikáció során karakterenként érkezik a tervezési paramétereket tartalmazó kódszó</w:t>
        </w:r>
      </w:ins>
      <w:ins w:id="1125" w:author="Bibók Andor" w:date="2013-05-26T17:15:00Z">
        <w:r w:rsidR="003F4251">
          <w:t xml:space="preserve">. Ez azt jelenti, hogy a kommunikáció időben elhúzódhat, de egy-egy karakter beolvasása rövid ideig tart. Szűrőtervezés közben nem elvárás, hogy működjön a kommunikáció, ráadásul ez akár </w:t>
        </w:r>
        <w:r w:rsidR="003F4251">
          <w:lastRenderedPageBreak/>
          <w:t xml:space="preserve">felül is írhatná az előző kódszót, ami hibás működéshez is vezethetne, ezért a tervezési folyamat idejére </w:t>
        </w:r>
      </w:ins>
      <w:ins w:id="1126" w:author="Bibók Andor" w:date="2013-05-26T17:20:00Z">
        <w:r w:rsidR="005B305A">
          <w:t>le kell tiltani.</w:t>
        </w:r>
      </w:ins>
      <w:ins w:id="1127" w:author="Bibók Andor" w:date="2013-05-26T17:23:00Z">
        <w:r w:rsidR="005B305A">
          <w:t xml:space="preserve"> A fenti okok miatt, a karakterek beolvasását egy a szűrésnél kisebb prioritású megszakítás</w:t>
        </w:r>
      </w:ins>
      <w:ins w:id="1128" w:author="Bibók Andor" w:date="2013-05-26T17:29:00Z">
        <w:r w:rsidR="005B305A">
          <w:t xml:space="preserve"> </w:t>
        </w:r>
      </w:ins>
      <w:ins w:id="1129" w:author="Bibók Andor" w:date="2013-05-26T17:23:00Z">
        <w:r w:rsidR="005B305A">
          <w:t>kezelő rutinban célszerű megoldani</w:t>
        </w:r>
      </w:ins>
      <w:ins w:id="1130" w:author="Bibók Andor" w:date="2013-05-26T17:25:00Z">
        <w:r w:rsidR="005B305A">
          <w:t xml:space="preserve">, majd </w:t>
        </w:r>
      </w:ins>
      <w:ins w:id="1131" w:author="Bibók Andor" w:date="2013-05-26T17:26:00Z">
        <w:r w:rsidR="005B305A">
          <w:t xml:space="preserve">a </w:t>
        </w:r>
      </w:ins>
      <w:ins w:id="1132" w:author="Bibók Andor" w:date="2013-05-26T17:25:00Z">
        <w:r w:rsidR="005B305A">
          <w:t>nyugtázás után jele</w:t>
        </w:r>
      </w:ins>
      <w:ins w:id="1133" w:author="Bibók Andor" w:date="2013-05-26T17:26:00Z">
        <w:r w:rsidR="005B305A">
          <w:t>zni a főprogramban, hogy új üzenet érkezett.</w:t>
        </w:r>
      </w:ins>
    </w:p>
    <w:p w:rsidR="005B305A" w:rsidRDefault="005B305A" w:rsidP="00DE39F9">
      <w:pPr>
        <w:rPr>
          <w:ins w:id="1134" w:author="Bibók Andor" w:date="2013-05-26T17:39:00Z"/>
        </w:rPr>
        <w:pPrChange w:id="1135" w:author="Bibók Andor" w:date="2013-05-26T16:51:00Z">
          <w:pPr/>
        </w:pPrChange>
      </w:pPr>
      <w:ins w:id="1136" w:author="Bibók Andor" w:date="2013-05-26T17:21:00Z">
        <w:r>
          <w:t xml:space="preserve">A harmadik feladat maga a szűrőtervezés. Végrehajtása nem időkritikus, ugyanakkor </w:t>
        </w:r>
      </w:ins>
      <w:ins w:id="1137" w:author="Bibók Andor" w:date="2013-05-26T17:22:00Z">
        <w:r>
          <w:t>nagy a</w:t>
        </w:r>
      </w:ins>
      <w:ins w:id="1138" w:author="Bibók Andor" w:date="2013-05-26T17:21:00Z">
        <w:r>
          <w:t xml:space="preserve"> szá</w:t>
        </w:r>
      </w:ins>
      <w:ins w:id="1139" w:author="Bibók Andor" w:date="2013-05-26T17:22:00Z">
        <w:r>
          <w:t xml:space="preserve">mításigénye, és sokáig tart. A végrehajtás </w:t>
        </w:r>
      </w:ins>
      <w:ins w:id="1140" w:author="Bibók Andor" w:date="2013-05-26T17:27:00Z">
        <w:r>
          <w:t xml:space="preserve">egy új üzenet érkezésekor kezdődik, és befejezéséig nem is fogad újabbakat. Természetesen a szűrés megszakíthatja </w:t>
        </w:r>
      </w:ins>
      <w:ins w:id="1141" w:author="Bibók Andor" w:date="2013-05-26T17:29:00Z">
        <w:r>
          <w:t>a tervezést</w:t>
        </w:r>
      </w:ins>
      <w:ins w:id="1142" w:author="Bibók Andor" w:date="2013-05-26T17:30:00Z">
        <w:r w:rsidR="00F7471F">
          <w:t>. A tervezés során lebegőpontos számokkal dolgozunk, mivel a felhasznált változók nagyságrendje nem ismert</w:t>
        </w:r>
      </w:ins>
      <w:ins w:id="1143" w:author="Bibók Andor" w:date="2013-05-26T17:34:00Z">
        <w:r w:rsidR="00F7471F">
          <w:t xml:space="preserve">. </w:t>
        </w:r>
      </w:ins>
      <w:ins w:id="1144" w:author="Bibók Andor" w:date="2013-05-26T17:35:00Z">
        <w:r w:rsidR="00F7471F">
          <w:t>A folyamat végén</w:t>
        </w:r>
      </w:ins>
      <w:ins w:id="1145" w:author="Bibók Andor" w:date="2013-05-26T17:36:00Z">
        <w:r w:rsidR="00F7471F">
          <w:t xml:space="preserve"> ideiglenesen letiltásra kerül a szűrés, amíg az új szűrő implementálása</w:t>
        </w:r>
      </w:ins>
      <w:ins w:id="1146" w:author="Bibók Andor" w:date="2013-05-26T17:37:00Z">
        <w:r w:rsidR="00F7471F">
          <w:t xml:space="preserve"> megtörténik, majd az újraengedélyezés után már az új szűrő fog futni, és a kommunikáció is újra aktív lesz.</w:t>
        </w:r>
      </w:ins>
    </w:p>
    <w:p w:rsidR="00F7471F" w:rsidRDefault="00F7471F" w:rsidP="00DE39F9">
      <w:pPr>
        <w:rPr>
          <w:ins w:id="1147" w:author="Bibók Andor" w:date="2013-05-26T18:08:00Z"/>
        </w:rPr>
        <w:pPrChange w:id="1148" w:author="Bibók Andor" w:date="2013-05-26T16:51:00Z">
          <w:pPr/>
        </w:pPrChange>
      </w:pPr>
      <w:ins w:id="1149" w:author="Bibók Andor" w:date="2013-05-26T17:39:00Z">
        <w:r>
          <w:t xml:space="preserve">A </w:t>
        </w:r>
      </w:ins>
      <w:ins w:id="1150" w:author="Bibók Andor" w:date="2013-05-26T18:09:00Z">
        <w:r w:rsidR="007C5D38">
          <w:fldChar w:fldCharType="begin"/>
        </w:r>
        <w:r w:rsidR="007C5D38">
          <w:instrText xml:space="preserve"> REF _Ref357355081 \h </w:instrText>
        </w:r>
      </w:ins>
      <w:r w:rsidR="007C5D38">
        <w:fldChar w:fldCharType="separate"/>
      </w:r>
      <w:ins w:id="1151" w:author="Bibók Andor" w:date="2013-05-26T18:09:00Z">
        <w:r w:rsidR="007C5D38">
          <w:rPr>
            <w:noProof/>
          </w:rPr>
          <w:t>4</w:t>
        </w:r>
        <w:r w:rsidR="007C5D38">
          <w:noBreakHyphen/>
        </w:r>
        <w:r w:rsidR="007C5D38">
          <w:rPr>
            <w:noProof/>
          </w:rPr>
          <w:t>1</w:t>
        </w:r>
        <w:r w:rsidR="007C5D38">
          <w:t>. ábr</w:t>
        </w:r>
        <w:r w:rsidR="007C5D38">
          <w:fldChar w:fldCharType="end"/>
        </w:r>
      </w:ins>
      <w:ins w:id="1152" w:author="Bibók Andor" w:date="2013-05-26T17:39:00Z">
        <w:r>
          <w:t>án</w:t>
        </w:r>
      </w:ins>
      <w:ins w:id="1153" w:author="Bibók Andor" w:date="2013-05-26T17:40:00Z">
        <w:r w:rsidR="007C5D38">
          <w:t xml:space="preserve"> a program idődiagra</w:t>
        </w:r>
      </w:ins>
      <w:ins w:id="1154" w:author="Bibók Andor" w:date="2013-05-26T18:08:00Z">
        <w:r w:rsidR="007C5D38">
          <w:t>m</w:t>
        </w:r>
      </w:ins>
      <w:ins w:id="1155" w:author="Bibók Andor" w:date="2013-05-26T17:40:00Z">
        <w:r w:rsidR="00F30B60">
          <w:t>ját láthatjuk</w:t>
        </w:r>
      </w:ins>
      <w:ins w:id="1156" w:author="Bibók Andor" w:date="2013-05-26T18:09:00Z">
        <w:r w:rsidR="007C5D38">
          <w:t>. Pirossal jelölve a szűrés megszakításai, zölddel a karakterolvasások, sötét kékkel a szűrőtervezés</w:t>
        </w:r>
      </w:ins>
      <w:ins w:id="1157" w:author="Bibók Andor" w:date="2013-05-26T18:10:00Z">
        <w:r w:rsidR="00732236">
          <w:t>, világos kékkel az implementálás. A halványabb színek a letiltott megszakításokat jelentik.</w:t>
        </w:r>
      </w:ins>
    </w:p>
    <w:p w:rsidR="007C5D38" w:rsidRDefault="007C5D38" w:rsidP="007C5D38">
      <w:pPr>
        <w:pStyle w:val="Kp"/>
        <w:rPr>
          <w:ins w:id="1158" w:author="Bibók Andor" w:date="2013-05-26T18:08:00Z"/>
        </w:rPr>
        <w:pPrChange w:id="1159" w:author="Bibók Andor" w:date="2013-05-26T18:08:00Z">
          <w:pPr>
            <w:pStyle w:val="Kp"/>
          </w:pPr>
        </w:pPrChange>
      </w:pPr>
      <w:ins w:id="1160" w:author="Bibók Andor" w:date="2013-05-26T18:08:00Z">
        <w:r>
          <w:rPr>
            <w:noProof/>
            <w:lang w:eastAsia="hu-HU"/>
          </w:rPr>
          <w:drawing>
            <wp:inline distT="0" distB="0" distL="0" distR="0">
              <wp:extent cx="5400040" cy="771525"/>
              <wp:effectExtent l="19050" t="0" r="0" b="0"/>
              <wp:docPr id="32" name="Kép 31" descr="id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do.png"/>
                      <pic:cNvPicPr/>
                    </pic:nvPicPr>
                    <pic:blipFill>
                      <a:blip r:embed="rId2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1161" w:name="_Ref357355081"/>
    <w:p w:rsidR="007C5D38" w:rsidRDefault="002E6C43" w:rsidP="007C5D38">
      <w:pPr>
        <w:pStyle w:val="Kpalrs"/>
        <w:rPr>
          <w:ins w:id="1162" w:author="Bibók Andor" w:date="2013-05-26T18:15:00Z"/>
        </w:rPr>
        <w:pPrChange w:id="1163" w:author="Bibók Andor" w:date="2013-05-26T18:08:00Z">
          <w:pPr/>
        </w:pPrChange>
      </w:pPr>
      <w:ins w:id="1164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4</w:t>
      </w:r>
      <w:ins w:id="1165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1166" w:author="Bibók Andor" w:date="2013-05-26T19:40:00Z">
        <w:r>
          <w:rPr>
            <w:noProof/>
          </w:rPr>
          <w:t>1</w:t>
        </w:r>
        <w:r>
          <w:fldChar w:fldCharType="end"/>
        </w:r>
      </w:ins>
      <w:ins w:id="1167" w:author="Bibók Andor" w:date="2013-05-26T18:08:00Z">
        <w:r w:rsidR="007C5D38">
          <w:t>. ábra</w:t>
        </w:r>
        <w:bookmarkEnd w:id="1161"/>
        <w:r w:rsidR="007C5D38">
          <w:t>. A program idődiagramja</w:t>
        </w:r>
      </w:ins>
    </w:p>
    <w:p w:rsidR="00732236" w:rsidRPr="00732236" w:rsidRDefault="00732236" w:rsidP="00732236">
      <w:pPr>
        <w:rPr>
          <w:ins w:id="1168" w:author="Bibók Andor" w:date="2013-05-26T18:12:00Z"/>
          <w:rPrChange w:id="1169" w:author="Bibók Andor" w:date="2013-05-26T18:15:00Z">
            <w:rPr>
              <w:ins w:id="1170" w:author="Bibók Andor" w:date="2013-05-26T18:12:00Z"/>
            </w:rPr>
          </w:rPrChange>
        </w:rPr>
        <w:pPrChange w:id="1171" w:author="Bibók Andor" w:date="2013-05-26T18:15:00Z">
          <w:pPr/>
        </w:pPrChange>
      </w:pPr>
      <w:ins w:id="1172" w:author="Bibók Andor" w:date="2013-05-26T18:15:00Z">
        <w:r>
          <w:t xml:space="preserve">A fenti </w:t>
        </w:r>
      </w:ins>
      <w:ins w:id="1173" w:author="Bibók Andor" w:date="2013-05-26T18:16:00Z">
        <w:r>
          <w:t>megfontolások</w:t>
        </w:r>
      </w:ins>
      <w:ins w:id="1174" w:author="Bibók Andor" w:date="2013-05-26T18:15:00Z">
        <w:r>
          <w:t xml:space="preserve"> alapján </w:t>
        </w:r>
      </w:ins>
      <w:ins w:id="1175" w:author="Bibók Andor" w:date="2013-05-26T18:16:00Z">
        <w:r>
          <w:t>felrajzolható a program működésének folyamatábrája.</w:t>
        </w:r>
      </w:ins>
      <w:ins w:id="1176" w:author="Bibók Andor" w:date="2013-05-26T18:17:00Z">
        <w:r>
          <w:t xml:space="preserve"> A </w:t>
        </w:r>
        <w:r>
          <w:fldChar w:fldCharType="begin"/>
        </w:r>
        <w:r>
          <w:instrText xml:space="preserve"> REF _Ref357355561 \h </w:instrText>
        </w:r>
        <w:r>
          <w:fldChar w:fldCharType="separate"/>
        </w:r>
        <w:r>
          <w:rPr>
            <w:noProof/>
          </w:rPr>
          <w:t>4</w:t>
        </w:r>
        <w:r>
          <w:noBreakHyphen/>
        </w:r>
        <w:r>
          <w:rPr>
            <w:noProof/>
          </w:rPr>
          <w:t>2</w:t>
        </w:r>
        <w:r>
          <w:t>. ábr</w:t>
        </w:r>
        <w:r>
          <w:fldChar w:fldCharType="end"/>
        </w:r>
        <w:r>
          <w:t>á</w:t>
        </w:r>
      </w:ins>
      <w:ins w:id="1177" w:author="Bibók Andor" w:date="2013-05-26T18:39:00Z">
        <w:r w:rsidR="00E5368E">
          <w:t>r</w:t>
        </w:r>
      </w:ins>
      <w:ins w:id="1178" w:author="Bibók Andor" w:date="2013-05-26T18:17:00Z">
        <w:r>
          <w:t>ól leolvasható, hogy az időkritikus feladatok</w:t>
        </w:r>
      </w:ins>
      <w:ins w:id="1179" w:author="Bibók Andor" w:date="2013-05-26T18:18:00Z">
        <w:r>
          <w:t xml:space="preserve"> végrehajtása a megszakítási folyamaton belül történik, míg a </w:t>
        </w:r>
      </w:ins>
      <w:ins w:id="1180" w:author="Bibók Andor" w:date="2013-05-26T18:19:00Z">
        <w:r>
          <w:t>nem kritikus részek a</w:t>
        </w:r>
      </w:ins>
      <w:ins w:id="1181" w:author="Bibók Andor" w:date="2013-05-26T18:28:00Z">
        <w:r w:rsidR="00376AAB">
          <w:t xml:space="preserve"> programtörzsben foglalnak helyet.</w:t>
        </w:r>
      </w:ins>
    </w:p>
    <w:p w:rsidR="00732236" w:rsidRDefault="00732236" w:rsidP="00732236">
      <w:pPr>
        <w:pStyle w:val="Kp"/>
        <w:rPr>
          <w:ins w:id="1182" w:author="Bibók Andor" w:date="2013-05-26T18:15:00Z"/>
        </w:rPr>
        <w:pPrChange w:id="1183" w:author="Bibók Andor" w:date="2013-05-26T18:15:00Z">
          <w:pPr>
            <w:pStyle w:val="Kp"/>
          </w:pPr>
        </w:pPrChange>
      </w:pPr>
      <w:ins w:id="1184" w:author="Bibók Andor" w:date="2013-05-26T18:14:00Z">
        <w:r>
          <w:rPr>
            <w:noProof/>
            <w:lang w:eastAsia="hu-HU"/>
          </w:rPr>
          <w:lastRenderedPageBreak/>
          <w:drawing>
            <wp:inline distT="0" distB="0" distL="0" distR="0">
              <wp:extent cx="4667250" cy="4476749"/>
              <wp:effectExtent l="19050" t="0" r="0" b="0"/>
              <wp:docPr id="33" name="Kép 32" descr="szuroflow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zuroflow.png"/>
                      <pic:cNvPicPr/>
                    </pic:nvPicPr>
                    <pic:blipFill>
                      <a:blip r:embed="rId3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67250" cy="44767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1185" w:name="_Ref357355561"/>
    <w:p w:rsidR="00732236" w:rsidRPr="00732236" w:rsidRDefault="002E6C43" w:rsidP="00732236">
      <w:pPr>
        <w:pStyle w:val="Kpalrs"/>
        <w:rPr>
          <w:rPrChange w:id="1186" w:author="Bibók Andor" w:date="2013-05-26T18:12:00Z">
            <w:rPr/>
          </w:rPrChange>
        </w:rPr>
        <w:pPrChange w:id="1187" w:author="Bibók Andor" w:date="2013-05-26T18:15:00Z">
          <w:pPr/>
        </w:pPrChange>
      </w:pPr>
      <w:ins w:id="1188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4</w:t>
      </w:r>
      <w:ins w:id="1189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1190" w:author="Bibók Andor" w:date="2013-05-26T19:40:00Z">
        <w:r>
          <w:rPr>
            <w:noProof/>
          </w:rPr>
          <w:t>2</w:t>
        </w:r>
        <w:r>
          <w:fldChar w:fldCharType="end"/>
        </w:r>
      </w:ins>
      <w:ins w:id="1191" w:author="Bibók Andor" w:date="2013-05-26T18:15:00Z">
        <w:r w:rsidR="00732236">
          <w:t>. ábra</w:t>
        </w:r>
        <w:bookmarkEnd w:id="1185"/>
        <w:r w:rsidR="00732236">
          <w:t>. A program működésének folyamatábrája</w:t>
        </w:r>
      </w:ins>
    </w:p>
    <w:p w:rsidR="006C4313" w:rsidRDefault="006C4313" w:rsidP="00C121A3">
      <w:pPr>
        <w:pStyle w:val="Cmsor2"/>
        <w:rPr>
          <w:ins w:id="1192" w:author="Bibók Andor" w:date="2013-05-26T18:39:00Z"/>
        </w:rPr>
      </w:pPr>
      <w:bookmarkStart w:id="1193" w:name="_Toc357348326"/>
      <w:r>
        <w:t>Szűrőtervezés</w:t>
      </w:r>
      <w:bookmarkEnd w:id="1193"/>
    </w:p>
    <w:p w:rsidR="00241E61" w:rsidRDefault="00E5368E" w:rsidP="00241E61">
      <w:pPr>
        <w:rPr>
          <w:ins w:id="1194" w:author="Bibók Andor" w:date="2013-05-26T19:39:00Z"/>
        </w:rPr>
        <w:pPrChange w:id="1195" w:author="Bibók Andor" w:date="2013-05-26T19:09:00Z">
          <w:pPr>
            <w:pStyle w:val="Cmsor2"/>
          </w:pPr>
        </w:pPrChange>
      </w:pPr>
      <w:ins w:id="1196" w:author="Bibók Andor" w:date="2013-05-26T18:40:00Z">
        <w:r>
          <w:t>A</w:t>
        </w:r>
      </w:ins>
      <w:ins w:id="1197" w:author="Bibók Andor" w:date="2013-05-26T18:46:00Z">
        <w:r>
          <w:t xml:space="preserve"> szűrőtervezés a </w:t>
        </w:r>
        <w:r>
          <w:fldChar w:fldCharType="begin"/>
        </w:r>
        <w:r>
          <w:instrText xml:space="preserve"> REF _Ref357357326 \h </w:instrText>
        </w:r>
      </w:ins>
      <w:r>
        <w:fldChar w:fldCharType="separate"/>
      </w:r>
      <w:ins w:id="1198" w:author="Bibók Andor" w:date="2013-05-26T18:46:00Z">
        <w:r>
          <w:fldChar w:fldCharType="end"/>
        </w:r>
        <w:r>
          <w:fldChar w:fldCharType="begin"/>
        </w:r>
        <w:r>
          <w:instrText xml:space="preserve"> REF _Ref357357331 \r \h </w:instrText>
        </w:r>
      </w:ins>
      <w:r>
        <w:fldChar w:fldCharType="separate"/>
      </w:r>
      <w:ins w:id="1199" w:author="Bibók Andor" w:date="2013-05-26T18:46:00Z">
        <w:r>
          <w:t>2.2.1</w:t>
        </w:r>
        <w:r>
          <w:fldChar w:fldCharType="end"/>
        </w:r>
        <w:r>
          <w:t>. fejezet</w:t>
        </w:r>
      </w:ins>
      <w:ins w:id="1200" w:author="Bibók Andor" w:date="2013-05-26T18:47:00Z">
        <w:r>
          <w:t>ben ismertetett módszerek</w:t>
        </w:r>
      </w:ins>
      <w:ins w:id="1201" w:author="Bibók Andor" w:date="2013-05-26T18:46:00Z">
        <w:r>
          <w:t xml:space="preserve"> alapján történik.</w:t>
        </w:r>
      </w:ins>
      <w:ins w:id="1202" w:author="Bibók Andor" w:date="2013-05-26T18:48:00Z">
        <w:r w:rsidR="00B23F3B">
          <w:t xml:space="preserve"> A következőkben ezeknek a módszereknek a tényleges megvalósítását ismertetem.</w:t>
        </w:r>
      </w:ins>
      <w:ins w:id="1203" w:author="Bibók Andor" w:date="2013-05-26T19:41:00Z">
        <w:r w:rsidR="000F60D6">
          <w:t xml:space="preserve"> A tervezés folyamata a </w:t>
        </w:r>
        <w:r w:rsidR="000F60D6">
          <w:fldChar w:fldCharType="begin"/>
        </w:r>
        <w:r w:rsidR="000F60D6">
          <w:instrText xml:space="preserve"> REF _Ref357360635 \h </w:instrText>
        </w:r>
      </w:ins>
      <w:r w:rsidR="000F60D6">
        <w:fldChar w:fldCharType="separate"/>
      </w:r>
      <w:ins w:id="1204" w:author="Bibók Andor" w:date="2013-05-26T19:41:00Z">
        <w:r w:rsidR="000F60D6">
          <w:rPr>
            <w:noProof/>
          </w:rPr>
          <w:t>4</w:t>
        </w:r>
        <w:r w:rsidR="000F60D6">
          <w:noBreakHyphen/>
        </w:r>
        <w:r w:rsidR="000F60D6">
          <w:rPr>
            <w:noProof/>
          </w:rPr>
          <w:t>3</w:t>
        </w:r>
        <w:r w:rsidR="000F60D6">
          <w:t>. ábr</w:t>
        </w:r>
        <w:r w:rsidR="000F60D6">
          <w:fldChar w:fldCharType="end"/>
        </w:r>
        <w:r w:rsidR="000F60D6">
          <w:t>án látható.</w:t>
        </w:r>
      </w:ins>
    </w:p>
    <w:p w:rsidR="002E6C43" w:rsidRDefault="002E6C43" w:rsidP="002E6C43">
      <w:pPr>
        <w:pStyle w:val="Kp"/>
        <w:rPr>
          <w:ins w:id="1205" w:author="Bibók Andor" w:date="2013-05-26T19:40:00Z"/>
        </w:rPr>
        <w:pPrChange w:id="1206" w:author="Bibók Andor" w:date="2013-05-26T19:40:00Z">
          <w:pPr>
            <w:pStyle w:val="Kp"/>
          </w:pPr>
        </w:pPrChange>
      </w:pPr>
      <w:ins w:id="1207" w:author="Bibók Andor" w:date="2013-05-26T19:40:00Z">
        <w:r>
          <w:rPr>
            <w:noProof/>
            <w:lang w:eastAsia="hu-HU"/>
          </w:rPr>
          <w:drawing>
            <wp:inline distT="0" distB="0" distL="0" distR="0">
              <wp:extent cx="4211044" cy="2328849"/>
              <wp:effectExtent l="19050" t="0" r="0" b="0"/>
              <wp:docPr id="34" name="Kép 33" descr="szuroflow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zuroflow.png"/>
                      <pic:cNvPicPr/>
                    </pic:nvPicPr>
                    <pic:blipFill>
                      <a:blip r:embed="rId3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11305" cy="23289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1208" w:name="_Ref357360635"/>
    <w:p w:rsidR="002E6C43" w:rsidRDefault="002E6C43" w:rsidP="002E6C43">
      <w:pPr>
        <w:pStyle w:val="Kpalrs"/>
        <w:rPr>
          <w:ins w:id="1209" w:author="Bibók Andor" w:date="2013-05-26T18:48:00Z"/>
        </w:rPr>
        <w:pPrChange w:id="1210" w:author="Bibók Andor" w:date="2013-05-26T19:40:00Z">
          <w:pPr>
            <w:pStyle w:val="Cmsor2"/>
          </w:pPr>
        </w:pPrChange>
      </w:pPr>
      <w:ins w:id="1211" w:author="Bibók Andor" w:date="2013-05-26T19:40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4</w:t>
      </w:r>
      <w:ins w:id="1212" w:author="Bibók Andor" w:date="2013-05-26T19:40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1213" w:author="Bibók Andor" w:date="2013-05-26T19:40:00Z">
        <w:r>
          <w:rPr>
            <w:noProof/>
          </w:rPr>
          <w:t>3</w:t>
        </w:r>
        <w:r>
          <w:fldChar w:fldCharType="end"/>
        </w:r>
        <w:r>
          <w:t>. ábra</w:t>
        </w:r>
        <w:bookmarkEnd w:id="1208"/>
        <w:r>
          <w:t>. A szűrőtervezés folyamatábrája</w:t>
        </w:r>
      </w:ins>
    </w:p>
    <w:p w:rsidR="00B23F3B" w:rsidRDefault="00B23F3B" w:rsidP="00B23F3B">
      <w:pPr>
        <w:pStyle w:val="Cmsor3"/>
        <w:rPr>
          <w:ins w:id="1214" w:author="Bibók Andor" w:date="2013-05-26T18:49:00Z"/>
        </w:rPr>
        <w:pPrChange w:id="1215" w:author="Bibók Andor" w:date="2013-05-26T18:49:00Z">
          <w:pPr>
            <w:pStyle w:val="Cmsor2"/>
          </w:pPr>
        </w:pPrChange>
      </w:pPr>
      <w:ins w:id="1216" w:author="Bibók Andor" w:date="2013-05-26T18:49:00Z">
        <w:r>
          <w:lastRenderedPageBreak/>
          <w:t>A szűrő reprezentációja</w:t>
        </w:r>
      </w:ins>
    </w:p>
    <w:p w:rsidR="00B23F3B" w:rsidRDefault="00B23F3B" w:rsidP="00B23F3B">
      <w:pPr>
        <w:rPr>
          <w:ins w:id="1217" w:author="Bibók Andor" w:date="2013-05-26T18:53:00Z"/>
        </w:rPr>
        <w:pPrChange w:id="1218" w:author="Bibók Andor" w:date="2013-05-26T18:49:00Z">
          <w:pPr>
            <w:pStyle w:val="Cmsor2"/>
          </w:pPr>
        </w:pPrChange>
      </w:pPr>
      <w:ins w:id="1219" w:author="Bibók Andor" w:date="2013-05-26T18:49:00Z">
        <w:r>
          <w:t>A program a szűrők pólusait</w:t>
        </w:r>
      </w:ins>
      <w:ins w:id="1220" w:author="Bibók Andor" w:date="2013-05-26T18:51:00Z">
        <w:r>
          <w:t xml:space="preserve"> és zérusait</w:t>
        </w:r>
      </w:ins>
      <w:ins w:id="1221" w:author="Bibók Andor" w:date="2013-05-26T18:49:00Z">
        <w:r>
          <w:t xml:space="preserve"> használja</w:t>
        </w:r>
      </w:ins>
      <w:ins w:id="1222" w:author="Bibók Andor" w:date="2013-05-26T18:51:00Z">
        <w:r>
          <w:t xml:space="preserve"> a </w:t>
        </w:r>
      </w:ins>
      <w:ins w:id="1223" w:author="Bibók Andor" w:date="2013-05-26T18:52:00Z">
        <w:r>
          <w:t xml:space="preserve">különböző </w:t>
        </w:r>
      </w:ins>
      <w:ins w:id="1224" w:author="Bibók Andor" w:date="2013-05-26T18:51:00Z">
        <w:r>
          <w:t>számítások során, ezért célszerű ezeket, és az erősítést tárolni.</w:t>
        </w:r>
      </w:ins>
      <w:ins w:id="1225" w:author="Bibók Andor" w:date="2013-05-26T18:52:00Z">
        <w:r>
          <w:t xml:space="preserve"> Erre szolgál a </w:t>
        </w:r>
        <w:r w:rsidRPr="00B23F3B">
          <w:rPr>
            <w:i/>
            <w:rPrChange w:id="1226" w:author="Bibók Andor" w:date="2013-05-26T18:53:00Z">
              <w:rPr/>
            </w:rPrChange>
          </w:rPr>
          <w:t>pzkContainer</w:t>
        </w:r>
        <w:r w:rsidR="00241E61">
          <w:t xml:space="preserve"> elnevezésű struktúra</w:t>
        </w:r>
      </w:ins>
      <w:ins w:id="1227" w:author="Bibók Andor" w:date="2013-05-26T19:17:00Z">
        <w:r w:rsidR="00241E61">
          <w:t>:</w:t>
        </w:r>
      </w:ins>
    </w:p>
    <w:p w:rsidR="00241E61" w:rsidRDefault="00241E61" w:rsidP="002E6C43">
      <w:pPr>
        <w:pStyle w:val="Kd"/>
        <w:keepLines/>
        <w:rPr>
          <w:ins w:id="1228" w:author="Bibók Andor" w:date="2013-05-26T19:13:00Z"/>
        </w:rPr>
        <w:pPrChange w:id="1229" w:author="Bibók Andor" w:date="2013-05-26T19:38:00Z">
          <w:pPr/>
        </w:pPrChange>
      </w:pPr>
      <w:ins w:id="1230" w:author="Bibók Andor" w:date="2013-05-26T19:13:00Z">
        <w:r>
          <w:t>real</w:t>
        </w:r>
        <w:r>
          <w:tab/>
        </w:r>
        <w:r>
          <w:tab/>
          <w:t>amp,</w:t>
        </w:r>
      </w:ins>
      <w:ins w:id="1231" w:author="Bibók Andor" w:date="2013-05-26T19:14:00Z">
        <w:r>
          <w:tab/>
        </w:r>
        <w:r>
          <w:tab/>
          <w:t>// erősítés</w:t>
        </w:r>
      </w:ins>
    </w:p>
    <w:p w:rsidR="00241E61" w:rsidRDefault="00241E61" w:rsidP="002E6C43">
      <w:pPr>
        <w:pStyle w:val="Kd"/>
        <w:keepLines/>
        <w:rPr>
          <w:ins w:id="1232" w:author="Bibók Andor" w:date="2013-05-26T19:13:00Z"/>
        </w:rPr>
        <w:pPrChange w:id="1233" w:author="Bibók Andor" w:date="2013-05-26T19:38:00Z">
          <w:pPr/>
        </w:pPrChange>
      </w:pPr>
      <w:ins w:id="1234" w:author="Bibók Andor" w:date="2013-05-26T19:13:00Z">
        <w:r>
          <w:tab/>
        </w:r>
        <w:r>
          <w:tab/>
          <w:t>wz;</w:t>
        </w:r>
      </w:ins>
      <w:ins w:id="1235" w:author="Bibók Andor" w:date="2013-05-26T19:14:00Z">
        <w:r>
          <w:tab/>
        </w:r>
        <w:r>
          <w:tab/>
          <w:t>// tisztán képzetes zérus/pólus</w:t>
        </w:r>
      </w:ins>
    </w:p>
    <w:p w:rsidR="00241E61" w:rsidRDefault="00241E61" w:rsidP="002E6C43">
      <w:pPr>
        <w:pStyle w:val="Kd"/>
        <w:keepLines/>
        <w:rPr>
          <w:ins w:id="1236" w:author="Bibók Andor" w:date="2013-05-26T19:13:00Z"/>
        </w:rPr>
        <w:pPrChange w:id="1237" w:author="Bibók Andor" w:date="2013-05-26T19:38:00Z">
          <w:pPr/>
        </w:pPrChange>
      </w:pPr>
      <w:ins w:id="1238" w:author="Bibók Andor" w:date="2013-05-26T19:13:00Z">
        <w:r>
          <w:t>complex * poles;</w:t>
        </w:r>
      </w:ins>
      <w:ins w:id="1239" w:author="Bibók Andor" w:date="2013-05-26T19:14:00Z">
        <w:r>
          <w:tab/>
          <w:t>// pólusok</w:t>
        </w:r>
      </w:ins>
    </w:p>
    <w:p w:rsidR="00241E61" w:rsidRDefault="00241E61" w:rsidP="002E6C43">
      <w:pPr>
        <w:pStyle w:val="Kd"/>
        <w:keepLines/>
        <w:rPr>
          <w:ins w:id="1240" w:author="Bibók Andor" w:date="2013-05-26T19:13:00Z"/>
        </w:rPr>
        <w:pPrChange w:id="1241" w:author="Bibók Andor" w:date="2013-05-26T19:38:00Z">
          <w:pPr/>
        </w:pPrChange>
      </w:pPr>
      <w:ins w:id="1242" w:author="Bibók Andor" w:date="2013-05-26T19:13:00Z">
        <w:r>
          <w:t>complex * zeros;</w:t>
        </w:r>
      </w:ins>
      <w:ins w:id="1243" w:author="Bibók Andor" w:date="2013-05-26T19:15:00Z">
        <w:r>
          <w:tab/>
          <w:t>// zérusok</w:t>
        </w:r>
      </w:ins>
    </w:p>
    <w:p w:rsidR="00241E61" w:rsidRDefault="00241E61" w:rsidP="002E6C43">
      <w:pPr>
        <w:pStyle w:val="Kd"/>
        <w:keepLines/>
        <w:rPr>
          <w:ins w:id="1244" w:author="Bibók Andor" w:date="2013-05-26T19:13:00Z"/>
        </w:rPr>
        <w:pPrChange w:id="1245" w:author="Bibók Andor" w:date="2013-05-26T19:38:00Z">
          <w:pPr/>
        </w:pPrChange>
      </w:pPr>
      <w:ins w:id="1246" w:author="Bibók Andor" w:date="2013-05-26T19:13:00Z">
        <w:r>
          <w:t>uint</w:t>
        </w:r>
        <w:r>
          <w:tab/>
        </w:r>
        <w:r>
          <w:tab/>
          <w:t>pSize,</w:t>
        </w:r>
      </w:ins>
      <w:ins w:id="1247" w:author="Bibók Andor" w:date="2013-05-26T19:15:00Z">
        <w:r>
          <w:tab/>
          <w:t>// pólustömb mérete</w:t>
        </w:r>
      </w:ins>
    </w:p>
    <w:p w:rsidR="00241E61" w:rsidRDefault="00241E61" w:rsidP="002E6C43">
      <w:pPr>
        <w:pStyle w:val="Kd"/>
        <w:keepLines/>
        <w:rPr>
          <w:ins w:id="1248" w:author="Bibók Andor" w:date="2013-05-26T19:13:00Z"/>
        </w:rPr>
        <w:pPrChange w:id="1249" w:author="Bibók Andor" w:date="2013-05-26T19:38:00Z">
          <w:pPr/>
        </w:pPrChange>
      </w:pPr>
      <w:ins w:id="1250" w:author="Bibók Andor" w:date="2013-05-26T19:13:00Z">
        <w:r>
          <w:tab/>
        </w:r>
        <w:r>
          <w:tab/>
          <w:t>zSize,</w:t>
        </w:r>
      </w:ins>
      <w:ins w:id="1251" w:author="Bibók Andor" w:date="2013-05-26T19:15:00Z">
        <w:r>
          <w:tab/>
          <w:t>// zérustömb mérete</w:t>
        </w:r>
      </w:ins>
    </w:p>
    <w:p w:rsidR="00241E61" w:rsidRDefault="00241E61" w:rsidP="002E6C43">
      <w:pPr>
        <w:pStyle w:val="Kd"/>
        <w:keepLines/>
        <w:rPr>
          <w:ins w:id="1252" w:author="Bibók Andor" w:date="2013-05-26T19:13:00Z"/>
        </w:rPr>
        <w:pPrChange w:id="1253" w:author="Bibók Andor" w:date="2013-05-26T19:38:00Z">
          <w:pPr/>
        </w:pPrChange>
      </w:pPr>
      <w:ins w:id="1254" w:author="Bibók Andor" w:date="2013-05-26T19:13:00Z">
        <w:r>
          <w:tab/>
        </w:r>
        <w:r>
          <w:tab/>
          <w:t>nextPole,</w:t>
        </w:r>
      </w:ins>
      <w:ins w:id="1255" w:author="Bibók Andor" w:date="2013-05-26T19:15:00Z">
        <w:r>
          <w:tab/>
          <w:t>// következő pólus helye</w:t>
        </w:r>
      </w:ins>
    </w:p>
    <w:p w:rsidR="00241E61" w:rsidRDefault="00241E61" w:rsidP="002E6C43">
      <w:pPr>
        <w:pStyle w:val="Kd"/>
        <w:keepLines/>
        <w:rPr>
          <w:ins w:id="1256" w:author="Bibók Andor" w:date="2013-05-26T19:13:00Z"/>
        </w:rPr>
        <w:pPrChange w:id="1257" w:author="Bibók Andor" w:date="2013-05-26T19:38:00Z">
          <w:pPr/>
        </w:pPrChange>
      </w:pPr>
      <w:ins w:id="1258" w:author="Bibók Andor" w:date="2013-05-26T19:13:00Z">
        <w:r>
          <w:tab/>
        </w:r>
        <w:r>
          <w:tab/>
          <w:t>nextZero;</w:t>
        </w:r>
      </w:ins>
      <w:ins w:id="1259" w:author="Bibók Andor" w:date="2013-05-26T19:17:00Z">
        <w:r>
          <w:tab/>
        </w:r>
      </w:ins>
      <w:ins w:id="1260" w:author="Bibók Andor" w:date="2013-05-26T19:15:00Z">
        <w:r>
          <w:t>// következő zérus helye</w:t>
        </w:r>
      </w:ins>
    </w:p>
    <w:p w:rsidR="00B23F3B" w:rsidRDefault="00241E61" w:rsidP="002E6C43">
      <w:pPr>
        <w:pStyle w:val="Kd"/>
        <w:keepLines/>
        <w:ind w:left="2835" w:hanging="2551"/>
        <w:rPr>
          <w:ins w:id="1261" w:author="Bibók Andor" w:date="2013-05-26T19:19:00Z"/>
        </w:rPr>
        <w:pPrChange w:id="1262" w:author="Bibók Andor" w:date="2013-05-26T19:38:00Z">
          <w:pPr>
            <w:pStyle w:val="Cmsor2"/>
          </w:pPr>
        </w:pPrChange>
      </w:pPr>
      <w:ins w:id="1263" w:author="Bibók Andor" w:date="2013-05-26T19:13:00Z">
        <w:r>
          <w:t>int</w:t>
        </w:r>
        <w:r>
          <w:tab/>
        </w:r>
        <w:r>
          <w:tab/>
          <w:t>no_wz;</w:t>
        </w:r>
      </w:ins>
      <w:ins w:id="1264" w:author="Bibók Andor" w:date="2013-05-26T19:15:00Z">
        <w:r>
          <w:tab/>
        </w:r>
      </w:ins>
      <w:ins w:id="1265" w:author="Bibók Andor" w:date="2013-05-26T19:16:00Z">
        <w:r>
          <w:t>//</w:t>
        </w:r>
      </w:ins>
      <w:ins w:id="1266" w:author="Bibók Andor" w:date="2013-05-26T19:17:00Z">
        <w:r>
          <w:t xml:space="preserve"> </w:t>
        </w:r>
      </w:ins>
      <w:ins w:id="1267" w:author="Bibók Andor" w:date="2013-05-26T19:16:00Z">
        <w:r w:rsidRPr="00241E61">
          <w:t>a tisztán képzetes zérusok száma (negatív érték esetén pólusok)</w:t>
        </w:r>
      </w:ins>
    </w:p>
    <w:p w:rsidR="00241E61" w:rsidRDefault="002539E7" w:rsidP="00241E61">
      <w:pPr>
        <w:rPr>
          <w:ins w:id="1268" w:author="Bibók Andor" w:date="2013-05-26T19:24:00Z"/>
        </w:rPr>
        <w:pPrChange w:id="1269" w:author="Bibók Andor" w:date="2013-05-26T19:19:00Z">
          <w:pPr>
            <w:pStyle w:val="Cmsor2"/>
          </w:pPr>
        </w:pPrChange>
      </w:pPr>
      <w:ins w:id="1270" w:author="Bibók Andor" w:date="2013-05-26T19:19:00Z">
        <w:r>
          <w:t>A pólusok és zérusok komplex számként vannak elmentve, és a konjugált párok közül csak</w:t>
        </w:r>
      </w:ins>
      <w:ins w:id="1271" w:author="Bibók Andor" w:date="2013-05-26T19:21:00Z">
        <w:r>
          <w:t xml:space="preserve"> a pozitív képzetes részű van tárolva, mivel a program azzal a feltételezéssel él, hogy a komplex számok mindig párban vannak, míg a tisztán valósak sosem. Ennek oka a felhasznált memória csökkentése.</w:t>
        </w:r>
      </w:ins>
      <w:ins w:id="1272" w:author="Bibók Andor" w:date="2013-05-26T19:26:00Z">
        <w:r>
          <w:t xml:space="preserve"> Szintén a memória-felhasználás </w:t>
        </w:r>
      </w:ins>
      <w:ins w:id="1273" w:author="Bibók Andor" w:date="2013-05-26T19:44:00Z">
        <w:r w:rsidR="000F60D6">
          <w:t xml:space="preserve">csökkentése </w:t>
        </w:r>
      </w:ins>
      <w:ins w:id="1274" w:author="Bibók Andor" w:date="2013-05-26T19:26:00Z">
        <w:r>
          <w:t>miatt vannak elmentve a tisztán képzetes frekvenciák</w:t>
        </w:r>
      </w:ins>
      <w:ins w:id="1275" w:author="Bibók Andor" w:date="2013-05-26T19:27:00Z">
        <w:r>
          <w:t xml:space="preserve"> (beleértve a differenciátor- és integrátor tagot is)</w:t>
        </w:r>
      </w:ins>
      <w:ins w:id="1276" w:author="Bibók Andor" w:date="2013-05-26T19:26:00Z">
        <w:r>
          <w:t>, mi</w:t>
        </w:r>
      </w:ins>
      <w:ins w:id="1277" w:author="Bibók Andor" w:date="2013-05-26T19:28:00Z">
        <w:r>
          <w:t>vel az aluláteresztő szűrőn kívül m</w:t>
        </w:r>
        <w:r w:rsidR="002E6C43">
          <w:t>inden egyéb szűrő sok azonos</w:t>
        </w:r>
      </w:ins>
      <w:ins w:id="1278" w:author="Bibók Andor" w:date="2013-05-26T19:29:00Z">
        <w:r w:rsidR="002E6C43">
          <w:t xml:space="preserve"> ilyen jellegű zérus</w:t>
        </w:r>
      </w:ins>
      <w:ins w:id="1279" w:author="Bibók Andor" w:date="2013-05-26T19:44:00Z">
        <w:r w:rsidR="000F60D6">
          <w:t>t</w:t>
        </w:r>
      </w:ins>
      <w:ins w:id="1280" w:author="Bibók Andor" w:date="2013-05-26T19:29:00Z">
        <w:r w:rsidR="002E6C43">
          <w:t xml:space="preserve"> (</w:t>
        </w:r>
      </w:ins>
      <w:ins w:id="1281" w:author="Bibók Andor" w:date="2013-05-26T19:30:00Z">
        <w:r w:rsidR="002E6C43">
          <w:t>vagy pólus</w:t>
        </w:r>
      </w:ins>
      <w:ins w:id="1282" w:author="Bibók Andor" w:date="2013-05-26T19:44:00Z">
        <w:r w:rsidR="000F60D6">
          <w:t>t</w:t>
        </w:r>
      </w:ins>
      <w:ins w:id="1283" w:author="Bibók Andor" w:date="2013-05-26T19:29:00Z">
        <w:r w:rsidR="002E6C43">
          <w:t>)</w:t>
        </w:r>
      </w:ins>
      <w:ins w:id="1284" w:author="Bibók Andor" w:date="2013-05-26T19:44:00Z">
        <w:r w:rsidR="000F60D6">
          <w:t xml:space="preserve"> tartalmaz</w:t>
        </w:r>
      </w:ins>
      <w:ins w:id="1285" w:author="Bibók Andor" w:date="2013-05-26T19:30:00Z">
        <w:r w:rsidR="002E6C43">
          <w:t>.</w:t>
        </w:r>
      </w:ins>
    </w:p>
    <w:p w:rsidR="002539E7" w:rsidRDefault="002539E7" w:rsidP="00241E61">
      <w:pPr>
        <w:rPr>
          <w:ins w:id="1286" w:author="Bibók Andor" w:date="2013-05-26T19:32:00Z"/>
        </w:rPr>
        <w:pPrChange w:id="1287" w:author="Bibók Andor" w:date="2013-05-26T19:19:00Z">
          <w:pPr>
            <w:pStyle w:val="Cmsor2"/>
          </w:pPr>
        </w:pPrChange>
      </w:pPr>
      <w:ins w:id="1288" w:author="Bibók Andor" w:date="2013-05-26T19:25:00Z">
        <w:r>
          <w:t xml:space="preserve">A tervezés </w:t>
        </w:r>
      </w:ins>
      <w:ins w:id="1289" w:author="Bibók Andor" w:date="2013-05-26T19:31:00Z">
        <w:r w:rsidR="002E6C43">
          <w:t xml:space="preserve">paraméterei, és a folyamat </w:t>
        </w:r>
      </w:ins>
      <w:ins w:id="1290" w:author="Bibók Andor" w:date="2013-05-26T19:25:00Z">
        <w:r>
          <w:t>során kapott szűrő</w:t>
        </w:r>
      </w:ins>
      <w:ins w:id="1291" w:author="Bibók Andor" w:date="2013-05-26T19:31:00Z">
        <w:r w:rsidR="002E6C43">
          <w:t xml:space="preserve">k a </w:t>
        </w:r>
      </w:ins>
      <w:ins w:id="1292" w:author="Bibók Andor" w:date="2013-05-26T19:32:00Z">
        <w:r w:rsidR="002E6C43" w:rsidRPr="002E6C43">
          <w:rPr>
            <w:i/>
            <w:rPrChange w:id="1293" w:author="Bibók Andor" w:date="2013-05-26T19:32:00Z">
              <w:rPr/>
            </w:rPrChange>
          </w:rPr>
          <w:t>filterInfo</w:t>
        </w:r>
        <w:r w:rsidR="002E6C43">
          <w:t xml:space="preserve"> struktúrában vannak tárolva:</w:t>
        </w:r>
      </w:ins>
    </w:p>
    <w:p w:rsidR="002E6C43" w:rsidRDefault="002E6C43" w:rsidP="002E6C43">
      <w:pPr>
        <w:pStyle w:val="Kd"/>
        <w:rPr>
          <w:ins w:id="1294" w:author="Bibók Andor" w:date="2013-05-26T19:32:00Z"/>
        </w:rPr>
        <w:pPrChange w:id="1295" w:author="Bibók Andor" w:date="2013-05-26T19:32:00Z">
          <w:pPr/>
        </w:pPrChange>
      </w:pPr>
      <w:ins w:id="1296" w:author="Bibók Andor" w:date="2013-05-26T19:32:00Z">
        <w:r>
          <w:t>iirParameters</w:t>
        </w:r>
        <w:r>
          <w:tab/>
        </w:r>
        <w:r>
          <w:tab/>
          <w:t>iirP;</w:t>
        </w:r>
      </w:ins>
      <w:ins w:id="1297" w:author="Bibók Andor" w:date="2013-05-26T19:35:00Z">
        <w:r>
          <w:tab/>
        </w:r>
        <w:r>
          <w:tab/>
        </w:r>
        <w:r>
          <w:tab/>
          <w:t>// a referens szűrő paraméterei</w:t>
        </w:r>
      </w:ins>
    </w:p>
    <w:p w:rsidR="002E6C43" w:rsidRDefault="002E6C43" w:rsidP="002E6C43">
      <w:pPr>
        <w:pStyle w:val="Kd"/>
        <w:rPr>
          <w:ins w:id="1298" w:author="Bibók Andor" w:date="2013-05-26T19:32:00Z"/>
        </w:rPr>
        <w:pPrChange w:id="1299" w:author="Bibók Andor" w:date="2013-05-26T19:32:00Z">
          <w:pPr/>
        </w:pPrChange>
      </w:pPr>
      <w:ins w:id="1300" w:author="Bibók Andor" w:date="2013-05-26T19:32:00Z">
        <w:r>
          <w:t>transformParameters</w:t>
        </w:r>
        <w:r>
          <w:tab/>
          <w:t>transformP;</w:t>
        </w:r>
      </w:ins>
      <w:ins w:id="1301" w:author="Bibók Andor" w:date="2013-05-26T19:35:00Z">
        <w:r>
          <w:tab/>
          <w:t>// a transzformál szűrő paraméterei</w:t>
        </w:r>
      </w:ins>
    </w:p>
    <w:p w:rsidR="002E6C43" w:rsidRDefault="002E6C43" w:rsidP="002E6C43">
      <w:pPr>
        <w:pStyle w:val="Kd"/>
        <w:rPr>
          <w:ins w:id="1302" w:author="Bibók Andor" w:date="2013-05-26T19:32:00Z"/>
        </w:rPr>
        <w:pPrChange w:id="1303" w:author="Bibók Andor" w:date="2013-05-26T19:32:00Z">
          <w:pPr/>
        </w:pPrChange>
      </w:pPr>
      <w:ins w:id="1304" w:author="Bibók Andor" w:date="2013-05-26T19:32:00Z">
        <w:r>
          <w:t>pzkContainer</w:t>
        </w:r>
        <w:r>
          <w:tab/>
        </w:r>
        <w:r>
          <w:tab/>
          <w:t>*iFilter,</w:t>
        </w:r>
      </w:ins>
      <w:ins w:id="1305" w:author="Bibók Andor" w:date="2013-05-26T19:35:00Z">
        <w:r>
          <w:tab/>
        </w:r>
        <w:r>
          <w:tab/>
          <w:t>// a referens szűrő</w:t>
        </w:r>
      </w:ins>
    </w:p>
    <w:p w:rsidR="002E6C43" w:rsidRDefault="002E6C43" w:rsidP="002E6C43">
      <w:pPr>
        <w:pStyle w:val="Kd"/>
        <w:rPr>
          <w:ins w:id="1306" w:author="Bibók Andor" w:date="2013-05-26T19:32:00Z"/>
        </w:rPr>
        <w:pPrChange w:id="1307" w:author="Bibók Andor" w:date="2013-05-26T19:32:00Z">
          <w:pPr/>
        </w:pPrChange>
      </w:pPr>
      <w:ins w:id="1308" w:author="Bibók Andor" w:date="2013-05-26T19:32:00Z">
        <w:r>
          <w:tab/>
        </w:r>
        <w:r>
          <w:tab/>
        </w:r>
        <w:r>
          <w:tab/>
        </w:r>
        <w:r>
          <w:tab/>
          <w:t>*tFilter,</w:t>
        </w:r>
      </w:ins>
      <w:ins w:id="1309" w:author="Bibók Andor" w:date="2013-05-26T19:35:00Z">
        <w:r>
          <w:tab/>
        </w:r>
        <w:r>
          <w:tab/>
          <w:t>// a transzformált szűrő</w:t>
        </w:r>
      </w:ins>
    </w:p>
    <w:p w:rsidR="002E6C43" w:rsidRDefault="002E6C43" w:rsidP="002E6C43">
      <w:pPr>
        <w:pStyle w:val="Kd"/>
        <w:rPr>
          <w:ins w:id="1310" w:author="Bibók Andor" w:date="2013-05-26T19:34:00Z"/>
        </w:rPr>
        <w:pPrChange w:id="1311" w:author="Bibók Andor" w:date="2013-05-26T19:32:00Z">
          <w:pPr/>
        </w:pPrChange>
      </w:pPr>
      <w:ins w:id="1312" w:author="Bibók Andor" w:date="2013-05-26T19:32:00Z">
        <w:r>
          <w:tab/>
        </w:r>
        <w:r>
          <w:tab/>
        </w:r>
        <w:r>
          <w:tab/>
        </w:r>
        <w:r>
          <w:tab/>
          <w:t>*dFilter;</w:t>
        </w:r>
      </w:ins>
      <w:ins w:id="1313" w:author="Bibók Andor" w:date="2013-05-26T19:36:00Z">
        <w:r>
          <w:tab/>
        </w:r>
        <w:r>
          <w:tab/>
          <w:t>// a digitális szűrő</w:t>
        </w:r>
      </w:ins>
    </w:p>
    <w:p w:rsidR="002E6C43" w:rsidRDefault="002E6C43" w:rsidP="002E6C43">
      <w:pPr>
        <w:pStyle w:val="Kd"/>
        <w:rPr>
          <w:ins w:id="1314" w:author="Bibók Andor" w:date="2013-05-26T19:32:00Z"/>
        </w:rPr>
        <w:pPrChange w:id="1315" w:author="Bibók Andor" w:date="2013-05-26T19:32:00Z">
          <w:pPr/>
        </w:pPrChange>
      </w:pPr>
      <w:ins w:id="1316" w:author="Bibók Andor" w:date="2013-05-26T19:34:00Z">
        <w:r>
          <w:t>// a szűrést végző függvény</w:t>
        </w:r>
      </w:ins>
      <w:ins w:id="1317" w:author="Bibók Andor" w:date="2013-05-26T19:36:00Z">
        <w:r>
          <w:t>:</w:t>
        </w:r>
      </w:ins>
    </w:p>
    <w:p w:rsidR="002E6C43" w:rsidRDefault="002E6C43" w:rsidP="002E6C43">
      <w:pPr>
        <w:pStyle w:val="Kd"/>
        <w:rPr>
          <w:ins w:id="1318" w:author="Bibók Andor" w:date="2013-05-26T19:32:00Z"/>
        </w:rPr>
        <w:pPrChange w:id="1319" w:author="Bibók Andor" w:date="2013-05-26T19:32:00Z">
          <w:pPr/>
        </w:pPrChange>
      </w:pPr>
      <w:ins w:id="1320" w:author="Bibók Andor" w:date="2013-05-26T19:32:00Z">
        <w:r>
          <w:t>fract32 (*filter)(fract16 input, fract16 * coeffs, fract16 * delays);</w:t>
        </w:r>
      </w:ins>
    </w:p>
    <w:p w:rsidR="002E6C43" w:rsidRDefault="002E6C43" w:rsidP="002E6C43">
      <w:pPr>
        <w:pStyle w:val="Kd"/>
        <w:rPr>
          <w:ins w:id="1321" w:author="Bibók Andor" w:date="2013-05-26T19:32:00Z"/>
        </w:rPr>
        <w:pPrChange w:id="1322" w:author="Bibók Andor" w:date="2013-05-26T19:32:00Z">
          <w:pPr/>
        </w:pPrChange>
      </w:pPr>
      <w:ins w:id="1323" w:author="Bibók Andor" w:date="2013-05-26T19:32:00Z">
        <w:r>
          <w:t>filterType</w:t>
        </w:r>
      </w:ins>
      <w:ins w:id="1324" w:author="Bibók Andor" w:date="2013-05-26T19:33:00Z">
        <w:r>
          <w:tab/>
        </w:r>
        <w:r>
          <w:tab/>
        </w:r>
        <w:r>
          <w:tab/>
        </w:r>
      </w:ins>
      <w:ins w:id="1325" w:author="Bibók Andor" w:date="2013-05-26T19:32:00Z">
        <w:r>
          <w:t>type,</w:t>
        </w:r>
        <w:r>
          <w:tab/>
        </w:r>
        <w:r>
          <w:tab/>
        </w:r>
        <w:r>
          <w:tab/>
          <w:t xml:space="preserve">// </w:t>
        </w:r>
      </w:ins>
      <w:ins w:id="1326" w:author="Bibók Andor" w:date="2013-05-26T19:36:00Z">
        <w:r>
          <w:t>a frekvenciamenet alakja</w:t>
        </w:r>
      </w:ins>
    </w:p>
    <w:p w:rsidR="002E6C43" w:rsidRDefault="002E6C43" w:rsidP="002E6C43">
      <w:pPr>
        <w:pStyle w:val="Kd"/>
        <w:rPr>
          <w:ins w:id="1327" w:author="Bibók Andor" w:date="2013-05-26T19:32:00Z"/>
        </w:rPr>
        <w:pPrChange w:id="1328" w:author="Bibók Andor" w:date="2013-05-26T19:32:00Z">
          <w:pPr/>
        </w:pPrChange>
      </w:pPr>
      <w:ins w:id="1329" w:author="Bibók Andor" w:date="2013-05-26T19:32:00Z">
        <w:r>
          <w:tab/>
        </w:r>
        <w:r>
          <w:tab/>
        </w:r>
        <w:r>
          <w:tab/>
        </w:r>
        <w:r>
          <w:tab/>
          <w:t>subtype,</w:t>
        </w:r>
        <w:r>
          <w:tab/>
        </w:r>
        <w:r>
          <w:tab/>
          <w:t>//</w:t>
        </w:r>
      </w:ins>
      <w:ins w:id="1330" w:author="Bibók Andor" w:date="2013-05-26T19:36:00Z">
        <w:r>
          <w:t xml:space="preserve"> a szűrő jellege (</w:t>
        </w:r>
      </w:ins>
      <w:ins w:id="1331" w:author="Bibók Andor" w:date="2013-05-26T19:37:00Z">
        <w:r>
          <w:t>pl.: Butterworth</w:t>
        </w:r>
      </w:ins>
      <w:ins w:id="1332" w:author="Bibók Andor" w:date="2013-05-26T19:36:00Z">
        <w:r>
          <w:t>)</w:t>
        </w:r>
      </w:ins>
    </w:p>
    <w:p w:rsidR="00E5368E" w:rsidRDefault="002E6C43" w:rsidP="002E6C43">
      <w:pPr>
        <w:pStyle w:val="Kd"/>
        <w:rPr>
          <w:ins w:id="1333" w:author="Bibók Andor" w:date="2013-05-26T19:45:00Z"/>
        </w:rPr>
        <w:pPrChange w:id="1334" w:author="Bibók Andor" w:date="2013-05-26T19:37:00Z">
          <w:pPr>
            <w:pStyle w:val="Cmsor2"/>
          </w:pPr>
        </w:pPrChange>
      </w:pPr>
      <w:ins w:id="1335" w:author="Bibók Andor" w:date="2013-05-26T19:32:00Z">
        <w:r>
          <w:tab/>
        </w:r>
        <w:r>
          <w:tab/>
        </w:r>
        <w:r>
          <w:tab/>
        </w:r>
        <w:r>
          <w:tab/>
          <w:t>supertype;</w:t>
        </w:r>
        <w:r>
          <w:tab/>
        </w:r>
        <w:r>
          <w:tab/>
          <w:t>// iir, fir</w:t>
        </w:r>
      </w:ins>
    </w:p>
    <w:p w:rsidR="000F60D6" w:rsidRDefault="000F60D6" w:rsidP="000F60D6">
      <w:pPr>
        <w:pStyle w:val="Cmsor3"/>
        <w:rPr>
          <w:ins w:id="1336" w:author="Bibók Andor" w:date="2013-05-26T19:45:00Z"/>
        </w:rPr>
        <w:pPrChange w:id="1337" w:author="Bibók Andor" w:date="2013-05-26T19:45:00Z">
          <w:pPr>
            <w:pStyle w:val="Cmsor2"/>
          </w:pPr>
        </w:pPrChange>
      </w:pPr>
      <w:ins w:id="1338" w:author="Bibók Andor" w:date="2013-05-26T19:45:00Z">
        <w:r>
          <w:t>Referens szűrő készítése</w:t>
        </w:r>
      </w:ins>
    </w:p>
    <w:p w:rsidR="000F60D6" w:rsidRDefault="000F60D6" w:rsidP="000F60D6">
      <w:pPr>
        <w:rPr>
          <w:ins w:id="1339" w:author="Bibók Andor" w:date="2013-05-26T19:51:00Z"/>
        </w:rPr>
        <w:pPrChange w:id="1340" w:author="Bibók Andor" w:date="2013-05-26T19:45:00Z">
          <w:pPr>
            <w:pStyle w:val="Cmsor2"/>
          </w:pPr>
        </w:pPrChange>
      </w:pPr>
      <w:ins w:id="1341" w:author="Bibók Andor" w:date="2013-05-26T19:48:00Z">
        <w:r>
          <w:t xml:space="preserve">A referens szűrők tervezése a </w:t>
        </w:r>
      </w:ins>
      <w:ins w:id="1342" w:author="Bibók Andor" w:date="2013-05-26T19:49:00Z">
        <w:r>
          <w:fldChar w:fldCharType="begin"/>
        </w:r>
        <w:r>
          <w:instrText xml:space="preserve"> REF _Ref357361078 \r \h </w:instrText>
        </w:r>
      </w:ins>
      <w:r>
        <w:fldChar w:fldCharType="separate"/>
      </w:r>
      <w:ins w:id="1343" w:author="Bibók Andor" w:date="2013-05-26T19:49:00Z">
        <w:r>
          <w:t>2.2.1.1</w:t>
        </w:r>
        <w:r>
          <w:fldChar w:fldCharType="end"/>
        </w:r>
        <w:r>
          <w:t xml:space="preserve">. fejezetben ismertetett algoritmusok alapján történik. A </w:t>
        </w:r>
      </w:ins>
      <w:ins w:id="1344" w:author="Bibók Andor" w:date="2013-05-26T19:50:00Z">
        <w:r>
          <w:t xml:space="preserve">kódszóban megadott specifikáció alapján a normalizáló függvények </w:t>
        </w:r>
      </w:ins>
      <w:ins w:id="1345" w:author="Bibók Andor" w:date="2013-05-26T19:51:00Z">
        <w:r w:rsidR="000C7E9B">
          <w:t>kiszámítják a tervezéshez szükséges paramétereket, majd azokat átadják a generátor függvényeknek.</w:t>
        </w:r>
      </w:ins>
    </w:p>
    <w:p w:rsidR="000C7E9B" w:rsidRDefault="000C7E9B" w:rsidP="000C7E9B">
      <w:pPr>
        <w:keepNext/>
        <w:rPr>
          <w:ins w:id="1346" w:author="Bibók Andor" w:date="2013-05-26T19:52:00Z"/>
        </w:rPr>
        <w:pPrChange w:id="1347" w:author="Bibók Andor" w:date="2013-05-26T19:52:00Z">
          <w:pPr>
            <w:pStyle w:val="Cmsor2"/>
          </w:pPr>
        </w:pPrChange>
      </w:pPr>
      <w:ins w:id="1348" w:author="Bibók Andor" w:date="2013-05-26T19:52:00Z">
        <w:r>
          <w:lastRenderedPageBreak/>
          <w:t>A normalizáló függvények:</w:t>
        </w:r>
      </w:ins>
    </w:p>
    <w:p w:rsidR="000C7E9B" w:rsidRDefault="000C7E9B" w:rsidP="000C7E9B">
      <w:pPr>
        <w:pStyle w:val="Kd"/>
        <w:rPr>
          <w:ins w:id="1349" w:author="Bibók Andor" w:date="2013-05-26T19:53:00Z"/>
        </w:rPr>
        <w:pPrChange w:id="1350" w:author="Bibók Andor" w:date="2013-05-26T19:53:00Z">
          <w:pPr/>
        </w:pPrChange>
      </w:pPr>
      <w:ins w:id="1351" w:author="Bibók Andor" w:date="2013-05-26T19:53:00Z">
        <w:r>
          <w:t>int convertParametersForButterworth( iirParameters * ip );</w:t>
        </w:r>
      </w:ins>
    </w:p>
    <w:p w:rsidR="000C7E9B" w:rsidRDefault="000C7E9B" w:rsidP="000C7E9B">
      <w:pPr>
        <w:pStyle w:val="Kd"/>
        <w:rPr>
          <w:ins w:id="1352" w:author="Bibók Andor" w:date="2013-05-26T19:53:00Z"/>
        </w:rPr>
        <w:pPrChange w:id="1353" w:author="Bibók Andor" w:date="2013-05-26T19:53:00Z">
          <w:pPr/>
        </w:pPrChange>
      </w:pPr>
      <w:ins w:id="1354" w:author="Bibók Andor" w:date="2013-05-26T19:53:00Z">
        <w:r>
          <w:t>int convertParametersForChebyshev1( iirParameters * ip );</w:t>
        </w:r>
      </w:ins>
    </w:p>
    <w:p w:rsidR="000C7E9B" w:rsidRDefault="000C7E9B" w:rsidP="000C7E9B">
      <w:pPr>
        <w:pStyle w:val="Kd"/>
        <w:rPr>
          <w:ins w:id="1355" w:author="Bibók Andor" w:date="2013-05-26T19:53:00Z"/>
        </w:rPr>
        <w:pPrChange w:id="1356" w:author="Bibók Andor" w:date="2013-05-26T19:53:00Z">
          <w:pPr>
            <w:pStyle w:val="Cmsor2"/>
          </w:pPr>
        </w:pPrChange>
      </w:pPr>
      <w:ins w:id="1357" w:author="Bibók Andor" w:date="2013-05-26T19:53:00Z">
        <w:r>
          <w:t>int convertParametersForChebyshev2( iirParameters * ip );</w:t>
        </w:r>
      </w:ins>
    </w:p>
    <w:p w:rsidR="000C7E9B" w:rsidRDefault="000C7E9B" w:rsidP="000C7E9B">
      <w:pPr>
        <w:rPr>
          <w:ins w:id="1358" w:author="Bibók Andor" w:date="2013-05-26T19:53:00Z"/>
        </w:rPr>
        <w:pPrChange w:id="1359" w:author="Bibók Andor" w:date="2013-05-26T19:53:00Z">
          <w:pPr>
            <w:pStyle w:val="Cmsor2"/>
          </w:pPr>
        </w:pPrChange>
      </w:pPr>
      <w:ins w:id="1360" w:author="Bibók Andor" w:date="2013-05-26T19:53:00Z">
        <w:r>
          <w:t>A generátor függvények:</w:t>
        </w:r>
      </w:ins>
    </w:p>
    <w:p w:rsidR="000C7E9B" w:rsidRDefault="000C7E9B" w:rsidP="000C7E9B">
      <w:pPr>
        <w:pStyle w:val="Kd"/>
        <w:rPr>
          <w:ins w:id="1361" w:author="Bibók Andor" w:date="2013-05-26T19:53:00Z"/>
        </w:rPr>
        <w:pPrChange w:id="1362" w:author="Bibók Andor" w:date="2013-05-26T19:54:00Z">
          <w:pPr/>
        </w:pPrChange>
      </w:pPr>
      <w:ins w:id="1363" w:author="Bibók Andor" w:date="2013-05-26T19:53:00Z">
        <w:r>
          <w:t>pzkContainer * createButterworth(uint n, real e0);</w:t>
        </w:r>
      </w:ins>
    </w:p>
    <w:p w:rsidR="000C7E9B" w:rsidRDefault="000C7E9B" w:rsidP="000C7E9B">
      <w:pPr>
        <w:pStyle w:val="Kd"/>
        <w:rPr>
          <w:ins w:id="1364" w:author="Bibók Andor" w:date="2013-05-26T19:53:00Z"/>
        </w:rPr>
        <w:pPrChange w:id="1365" w:author="Bibók Andor" w:date="2013-05-26T19:54:00Z">
          <w:pPr/>
        </w:pPrChange>
      </w:pPr>
      <w:ins w:id="1366" w:author="Bibók Andor" w:date="2013-05-26T19:53:00Z">
        <w:r>
          <w:t>pzkContainer * createChebyshev1(uint n, real e0);</w:t>
        </w:r>
      </w:ins>
    </w:p>
    <w:p w:rsidR="000C7E9B" w:rsidRDefault="000C7E9B" w:rsidP="000C7E9B">
      <w:pPr>
        <w:pStyle w:val="Kd"/>
        <w:rPr>
          <w:ins w:id="1367" w:author="Bibók Andor" w:date="2013-05-26T19:54:00Z"/>
        </w:rPr>
        <w:pPrChange w:id="1368" w:author="Bibók Andor" w:date="2013-05-26T19:54:00Z">
          <w:pPr>
            <w:pStyle w:val="Cmsor2"/>
          </w:pPr>
        </w:pPrChange>
      </w:pPr>
      <w:ins w:id="1369" w:author="Bibók Andor" w:date="2013-05-26T19:53:00Z">
        <w:r>
          <w:t>pzkContainer * createChebyshev2(uint n, real Os, real d2);</w:t>
        </w:r>
      </w:ins>
    </w:p>
    <w:p w:rsidR="000C7E9B" w:rsidRDefault="000C7E9B" w:rsidP="000C7E9B">
      <w:pPr>
        <w:pStyle w:val="Cmsor3"/>
        <w:rPr>
          <w:ins w:id="1370" w:author="Bibók Andor" w:date="2013-05-26T19:55:00Z"/>
        </w:rPr>
        <w:pPrChange w:id="1371" w:author="Bibók Andor" w:date="2013-05-26T19:55:00Z">
          <w:pPr>
            <w:pStyle w:val="Cmsor2"/>
          </w:pPr>
        </w:pPrChange>
      </w:pPr>
      <w:ins w:id="1372" w:author="Bibók Andor" w:date="2013-05-26T19:54:00Z">
        <w:r>
          <w:t>Frekvencia transzformáció</w:t>
        </w:r>
      </w:ins>
    </w:p>
    <w:p w:rsidR="000C7E9B" w:rsidRDefault="000C7E9B" w:rsidP="000C7E9B">
      <w:pPr>
        <w:rPr>
          <w:ins w:id="1373" w:author="Bibók Andor" w:date="2013-05-26T19:59:00Z"/>
        </w:rPr>
        <w:pPrChange w:id="1374" w:author="Bibók Andor" w:date="2013-05-26T19:55:00Z">
          <w:pPr>
            <w:pStyle w:val="Cmsor2"/>
          </w:pPr>
        </w:pPrChange>
      </w:pPr>
      <w:ins w:id="1375" w:author="Bibók Andor" w:date="2013-05-26T19:55:00Z">
        <w:r>
          <w:t xml:space="preserve">A frekvencia transzformáció során, a referens szűrőt a megfelelő frekvenciára toljuk el, és a kívánt alakúra módosítjuk. A felhasznált algoritmusok a </w:t>
        </w:r>
      </w:ins>
      <w:ins w:id="1376" w:author="Bibók Andor" w:date="2013-05-26T19:56:00Z">
        <w:r>
          <w:fldChar w:fldCharType="begin"/>
        </w:r>
        <w:r>
          <w:instrText xml:space="preserve"> REF _Ref357361545 \r \h </w:instrText>
        </w:r>
      </w:ins>
      <w:r>
        <w:fldChar w:fldCharType="separate"/>
      </w:r>
      <w:ins w:id="1377" w:author="Bibók Andor" w:date="2013-05-26T19:56:00Z">
        <w:r>
          <w:t>2.2.1.2</w:t>
        </w:r>
        <w:r>
          <w:fldChar w:fldCharType="end"/>
        </w:r>
      </w:ins>
      <w:ins w:id="1378" w:author="Bibók Andor" w:date="2013-05-26T19:57:00Z">
        <w:r>
          <w:t xml:space="preserve">. fejezetben találhatóak. Első lépésként a specifikációban megadott értékeket normalizálja </w:t>
        </w:r>
      </w:ins>
      <w:ins w:id="1379" w:author="Bibók Andor" w:date="2013-05-26T19:58:00Z">
        <w:r>
          <w:t>egy függvény, majd a megfelelő transzformáló függvénynek adja a kapott paramétereket, és a referens szűrőt.</w:t>
        </w:r>
      </w:ins>
      <w:ins w:id="1380" w:author="Bibók Andor" w:date="2013-05-26T19:59:00Z">
        <w:r>
          <w:t xml:space="preserve"> A normalizáló függvény:</w:t>
        </w:r>
      </w:ins>
    </w:p>
    <w:p w:rsidR="000C7E9B" w:rsidRDefault="000C7E9B" w:rsidP="000C7E9B">
      <w:pPr>
        <w:pStyle w:val="Kd"/>
        <w:rPr>
          <w:ins w:id="1381" w:author="Bibók Andor" w:date="2013-05-26T20:00:00Z"/>
        </w:rPr>
        <w:pPrChange w:id="1382" w:author="Bibók Andor" w:date="2013-05-26T20:00:00Z">
          <w:pPr>
            <w:pStyle w:val="Cmsor2"/>
          </w:pPr>
        </w:pPrChange>
      </w:pPr>
      <w:ins w:id="1383" w:author="Bibók Andor" w:date="2013-05-26T20:00:00Z">
        <w:r w:rsidRPr="000C7E9B">
          <w:t>int normalizeTransformParameters(transformParameters *tp);</w:t>
        </w:r>
      </w:ins>
    </w:p>
    <w:p w:rsidR="000C7E9B" w:rsidRDefault="000C7E9B" w:rsidP="000C7E9B">
      <w:pPr>
        <w:rPr>
          <w:ins w:id="1384" w:author="Bibók Andor" w:date="2013-05-26T20:00:00Z"/>
        </w:rPr>
        <w:pPrChange w:id="1385" w:author="Bibók Andor" w:date="2013-05-26T19:55:00Z">
          <w:pPr>
            <w:pStyle w:val="Cmsor2"/>
          </w:pPr>
        </w:pPrChange>
      </w:pPr>
      <w:ins w:id="1386" w:author="Bibók Andor" w:date="2013-05-26T20:00:00Z">
        <w:r>
          <w:t>A transzformáló függvények:</w:t>
        </w:r>
      </w:ins>
    </w:p>
    <w:p w:rsidR="000C7E9B" w:rsidRDefault="000C7E9B" w:rsidP="000C7E9B">
      <w:pPr>
        <w:pStyle w:val="Kd"/>
        <w:rPr>
          <w:ins w:id="1387" w:author="Bibók Andor" w:date="2013-05-26T20:00:00Z"/>
        </w:rPr>
        <w:pPrChange w:id="1388" w:author="Bibók Andor" w:date="2013-05-26T20:00:00Z">
          <w:pPr/>
        </w:pPrChange>
      </w:pPr>
      <w:ins w:id="1389" w:author="Bibók Andor" w:date="2013-05-26T20:00:00Z">
        <w:r>
          <w:t>pzkContainer * t2lp(pzkContainer * pzk, real w0);</w:t>
        </w:r>
      </w:ins>
    </w:p>
    <w:p w:rsidR="000C7E9B" w:rsidRDefault="000C7E9B" w:rsidP="000C7E9B">
      <w:pPr>
        <w:pStyle w:val="Kd"/>
        <w:rPr>
          <w:ins w:id="1390" w:author="Bibók Andor" w:date="2013-05-26T20:00:00Z"/>
        </w:rPr>
        <w:pPrChange w:id="1391" w:author="Bibók Andor" w:date="2013-05-26T20:00:00Z">
          <w:pPr/>
        </w:pPrChange>
      </w:pPr>
      <w:ins w:id="1392" w:author="Bibók Andor" w:date="2013-05-26T20:00:00Z">
        <w:r>
          <w:t>pzkContainer * t2hp(pzkContainer * pzk, real w0);</w:t>
        </w:r>
      </w:ins>
    </w:p>
    <w:p w:rsidR="000C7E9B" w:rsidRDefault="000C7E9B" w:rsidP="000C7E9B">
      <w:pPr>
        <w:pStyle w:val="Kd"/>
        <w:rPr>
          <w:ins w:id="1393" w:author="Bibók Andor" w:date="2013-05-26T20:00:00Z"/>
        </w:rPr>
        <w:pPrChange w:id="1394" w:author="Bibók Andor" w:date="2013-05-26T20:00:00Z">
          <w:pPr/>
        </w:pPrChange>
      </w:pPr>
      <w:ins w:id="1395" w:author="Bibók Andor" w:date="2013-05-26T20:00:00Z">
        <w:r>
          <w:t>pzkContainer * t2bp(pzkContainer * pzk, real w0, real dw);</w:t>
        </w:r>
      </w:ins>
    </w:p>
    <w:p w:rsidR="000C7E9B" w:rsidRDefault="000C7E9B" w:rsidP="000C7E9B">
      <w:pPr>
        <w:pStyle w:val="Kd"/>
        <w:rPr>
          <w:ins w:id="1396" w:author="Bibók Andor" w:date="2013-05-26T19:58:00Z"/>
        </w:rPr>
        <w:pPrChange w:id="1397" w:author="Bibók Andor" w:date="2013-05-26T20:00:00Z">
          <w:pPr>
            <w:pStyle w:val="Cmsor2"/>
          </w:pPr>
        </w:pPrChange>
      </w:pPr>
      <w:ins w:id="1398" w:author="Bibók Andor" w:date="2013-05-26T20:00:00Z">
        <w:r>
          <w:t>pzkContainer * t2bs(pzkContainer * pzk, real w0, real dw);</w:t>
        </w:r>
      </w:ins>
    </w:p>
    <w:p w:rsidR="000C7E9B" w:rsidRDefault="009C2A8F" w:rsidP="009C2A8F">
      <w:pPr>
        <w:pStyle w:val="Cmsor3"/>
        <w:rPr>
          <w:ins w:id="1399" w:author="Bibók Andor" w:date="2013-05-26T20:02:00Z"/>
        </w:rPr>
        <w:pPrChange w:id="1400" w:author="Bibók Andor" w:date="2013-05-26T20:02:00Z">
          <w:pPr>
            <w:pStyle w:val="Cmsor2"/>
          </w:pPr>
        </w:pPrChange>
      </w:pPr>
      <w:ins w:id="1401" w:author="Bibók Andor" w:date="2013-05-26T20:02:00Z">
        <w:r>
          <w:t xml:space="preserve">Áttérés a diszkrét </w:t>
        </w:r>
      </w:ins>
      <w:ins w:id="1402" w:author="Bibók Andor" w:date="2013-05-26T20:04:00Z">
        <w:r w:rsidR="0096377F">
          <w:t>idő</w:t>
        </w:r>
      </w:ins>
      <w:ins w:id="1403" w:author="Bibók Andor" w:date="2013-05-26T20:02:00Z">
        <w:r>
          <w:t>tartományra</w:t>
        </w:r>
      </w:ins>
    </w:p>
    <w:p w:rsidR="009C2A8F" w:rsidRDefault="0096377F" w:rsidP="009C2A8F">
      <w:pPr>
        <w:rPr>
          <w:ins w:id="1404" w:author="Bibók Andor" w:date="2013-05-26T20:10:00Z"/>
        </w:rPr>
        <w:pPrChange w:id="1405" w:author="Bibók Andor" w:date="2013-05-26T20:02:00Z">
          <w:pPr>
            <w:pStyle w:val="Cmsor2"/>
          </w:pPr>
        </w:pPrChange>
      </w:pPr>
      <w:ins w:id="1406" w:author="Bibók Andor" w:date="2013-05-26T20:03:00Z">
        <w:r>
          <w:t xml:space="preserve">A transzformált szűrő </w:t>
        </w:r>
      </w:ins>
      <w:ins w:id="1407" w:author="Bibók Andor" w:date="2013-05-26T20:04:00Z">
        <w:r>
          <w:t xml:space="preserve">átalakítása a </w:t>
        </w:r>
        <w:r>
          <w:fldChar w:fldCharType="begin"/>
        </w:r>
        <w:r>
          <w:instrText xml:space="preserve"> REF _Ref357362025 \r \h </w:instrText>
        </w:r>
      </w:ins>
      <w:r>
        <w:fldChar w:fldCharType="separate"/>
      </w:r>
      <w:ins w:id="1408" w:author="Bibók Andor" w:date="2013-05-26T20:04:00Z">
        <w:r>
          <w:t>2.2.1.3</w:t>
        </w:r>
        <w:r>
          <w:fldChar w:fldCharType="end"/>
        </w:r>
      </w:ins>
      <w:ins w:id="1409" w:author="Bibók Andor" w:date="2013-05-26T20:05:00Z">
        <w:r>
          <w:t>. fejezetben ismertetett bilineáris transzformáció alapján történik. A specifikáció során megadható, hogy m</w:t>
        </w:r>
      </w:ins>
      <w:ins w:id="1410" w:author="Bibók Andor" w:date="2013-05-26T20:07:00Z">
        <w:r>
          <w:t>ilyen</w:t>
        </w:r>
      </w:ins>
      <w:ins w:id="1411" w:author="Bibók Andor" w:date="2013-05-26T20:05:00Z">
        <w:r>
          <w:t xml:space="preserve"> frekvenciá</w:t>
        </w:r>
      </w:ins>
      <w:ins w:id="1412" w:author="Bibók Andor" w:date="2013-05-26T20:07:00Z">
        <w:r>
          <w:t>n</w:t>
        </w:r>
      </w:ins>
      <w:ins w:id="1413" w:author="Bibók Andor" w:date="2013-05-26T20:05:00Z">
        <w:r>
          <w:t xml:space="preserve"> kívánjuk </w:t>
        </w:r>
      </w:ins>
      <w:ins w:id="1414" w:author="Bibók Andor" w:date="2013-05-26T20:07:00Z">
        <w:r>
          <w:t xml:space="preserve">pontosan tartani az amplitúdó karakterisztikát, vagy ráhagyhatjuk ezt a programra, amely esetben a törésponti frekvenciát </w:t>
        </w:r>
      </w:ins>
      <w:ins w:id="1415" w:author="Bibók Andor" w:date="2013-05-26T20:09:00Z">
        <w:r>
          <w:t>tekinti</w:t>
        </w:r>
      </w:ins>
      <w:ins w:id="1416" w:author="Bibók Andor" w:date="2013-05-26T20:07:00Z">
        <w:r>
          <w:t xml:space="preserve"> iránymutatónak.</w:t>
        </w:r>
      </w:ins>
      <w:ins w:id="1417" w:author="Bibók Andor" w:date="2013-05-26T20:09:00Z">
        <w:r>
          <w:t xml:space="preserve"> A bilineáris leképzést</w:t>
        </w:r>
      </w:ins>
      <w:ins w:id="1418" w:author="Bibók Andor" w:date="2013-05-26T20:10:00Z">
        <w:r>
          <w:t xml:space="preserve"> végrehajtó függvény:</w:t>
        </w:r>
      </w:ins>
    </w:p>
    <w:p w:rsidR="0096377F" w:rsidRDefault="0096377F" w:rsidP="0096377F">
      <w:pPr>
        <w:pStyle w:val="Kd"/>
        <w:rPr>
          <w:ins w:id="1419" w:author="Bibók Andor" w:date="2013-05-26T20:11:00Z"/>
        </w:rPr>
        <w:pPrChange w:id="1420" w:author="Bibók Andor" w:date="2013-05-26T20:10:00Z">
          <w:pPr>
            <w:pStyle w:val="Cmsor2"/>
          </w:pPr>
        </w:pPrChange>
      </w:pPr>
      <w:ins w:id="1421" w:author="Bibók Andor" w:date="2013-05-26T20:10:00Z">
        <w:r w:rsidRPr="0096377F">
          <w:t>pzkContainer * bilinear(pzkContainer * pzk, real pwf);</w:t>
        </w:r>
      </w:ins>
    </w:p>
    <w:p w:rsidR="00AE2DB6" w:rsidRDefault="00AE2DB6" w:rsidP="00AE2DB6">
      <w:pPr>
        <w:pStyle w:val="Cmsor3"/>
        <w:rPr>
          <w:ins w:id="1422" w:author="Bibók Andor" w:date="2013-05-26T20:12:00Z"/>
        </w:rPr>
        <w:pPrChange w:id="1423" w:author="Bibók Andor" w:date="2013-05-26T20:12:00Z">
          <w:pPr>
            <w:pStyle w:val="Cmsor2"/>
          </w:pPr>
        </w:pPrChange>
      </w:pPr>
      <w:ins w:id="1424" w:author="Bibók Andor" w:date="2013-05-26T20:11:00Z">
        <w:r>
          <w:t>A digitális függvény implementálása</w:t>
        </w:r>
      </w:ins>
    </w:p>
    <w:p w:rsidR="00AE2DB6" w:rsidRDefault="00AE2DB6" w:rsidP="00AE2DB6">
      <w:pPr>
        <w:rPr>
          <w:ins w:id="1425" w:author="Bibók Andor" w:date="2013-05-26T20:18:00Z"/>
        </w:rPr>
        <w:pPrChange w:id="1426" w:author="Bibók Andor" w:date="2013-05-26T20:12:00Z">
          <w:pPr>
            <w:pStyle w:val="Cmsor2"/>
          </w:pPr>
        </w:pPrChange>
      </w:pPr>
      <w:ins w:id="1427" w:author="Bibók Andor" w:date="2013-05-26T20:12:00Z">
        <w:r>
          <w:t xml:space="preserve">A </w:t>
        </w:r>
      </w:ins>
      <w:ins w:id="1428" w:author="Bibók Andor" w:date="2013-05-26T20:13:00Z">
        <w:r>
          <w:t xml:space="preserve">szűrőtervezés utolsó része a megtervezett digitális szűrő megvalósítása. A </w:t>
        </w:r>
      </w:ins>
      <w:ins w:id="1429" w:author="Bibók Andor" w:date="2013-05-26T20:15:00Z">
        <w:r>
          <w:fldChar w:fldCharType="begin"/>
        </w:r>
        <w:r>
          <w:instrText xml:space="preserve"> REF _Ref357362650 \r \h </w:instrText>
        </w:r>
      </w:ins>
      <w:r>
        <w:fldChar w:fldCharType="separate"/>
      </w:r>
      <w:ins w:id="1430" w:author="Bibók Andor" w:date="2013-05-26T20:15:00Z">
        <w:r>
          <w:t>2.2.2</w:t>
        </w:r>
        <w:r>
          <w:fldChar w:fldCharType="end"/>
        </w:r>
        <w:r>
          <w:t xml:space="preserve">. fejezetben bemutatott megvalósítási módok közül </w:t>
        </w:r>
      </w:ins>
      <w:ins w:id="1431" w:author="Bibók Andor" w:date="2013-05-26T20:17:00Z">
        <w:r>
          <w:t xml:space="preserve">az </w:t>
        </w:r>
      </w:ins>
      <w:ins w:id="1432" w:author="Bibók Andor" w:date="2013-05-26T20:18:00Z">
        <w:r>
          <w:t xml:space="preserve">egyes direkt formájú biquadokból felépített </w:t>
        </w:r>
      </w:ins>
      <w:ins w:id="1433" w:author="Bibók Andor" w:date="2013-05-26T20:15:00Z">
        <w:r>
          <w:t xml:space="preserve">kaszkád </w:t>
        </w:r>
      </w:ins>
      <w:ins w:id="1434" w:author="Bibók Andor" w:date="2013-05-26T20:18:00Z">
        <w:r>
          <w:t>struktúrát valósítottam meg.</w:t>
        </w:r>
      </w:ins>
    </w:p>
    <w:p w:rsidR="00AE2DB6" w:rsidRDefault="00AE2DB6" w:rsidP="00AE2DB6">
      <w:pPr>
        <w:pStyle w:val="Cmsor4"/>
        <w:rPr>
          <w:ins w:id="1435" w:author="Bibók Andor" w:date="2013-05-26T20:20:00Z"/>
        </w:rPr>
        <w:pPrChange w:id="1436" w:author="Bibók Andor" w:date="2013-05-26T20:20:00Z">
          <w:pPr>
            <w:pStyle w:val="Cmsor2"/>
          </w:pPr>
        </w:pPrChange>
      </w:pPr>
      <w:ins w:id="1437" w:author="Bibók Andor" w:date="2013-05-26T20:19:00Z">
        <w:r>
          <w:lastRenderedPageBreak/>
          <w:t>Módosított Direkt I-es forma</w:t>
        </w:r>
      </w:ins>
      <w:ins w:id="1438" w:author="Bibók Andor" w:date="2013-05-26T20:15:00Z">
        <w:r>
          <w:t xml:space="preserve"> </w:t>
        </w:r>
      </w:ins>
    </w:p>
    <w:p w:rsidR="00AE2DB6" w:rsidRDefault="00AE2DB6" w:rsidP="00AE2DB6">
      <w:pPr>
        <w:rPr>
          <w:ins w:id="1439" w:author="Bibók Andor" w:date="2013-05-26T20:23:00Z"/>
        </w:rPr>
        <w:pPrChange w:id="1440" w:author="Bibók Andor" w:date="2013-05-26T20:20:00Z">
          <w:pPr>
            <w:pStyle w:val="Cmsor2"/>
          </w:pPr>
        </w:pPrChange>
      </w:pPr>
      <w:ins w:id="1441" w:author="Bibók Andor" w:date="2013-05-26T20:20:00Z">
        <w:r>
          <w:t>Az elméleti részben be</w:t>
        </w:r>
      </w:ins>
      <w:ins w:id="1442" w:author="Bibók Andor" w:date="2013-05-26T20:21:00Z">
        <w:r>
          <w:t>mutatott egyes direkt forma (</w:t>
        </w:r>
        <w:r>
          <w:fldChar w:fldCharType="begin"/>
        </w:r>
        <w:r>
          <w:instrText xml:space="preserve"> REF _Ref357362650 \r \h </w:instrText>
        </w:r>
        <w:r>
          <w:fldChar w:fldCharType="separate"/>
        </w:r>
        <w:r>
          <w:t>2.2.2</w:t>
        </w:r>
        <w:r>
          <w:fldChar w:fldCharType="end"/>
        </w:r>
        <w:r>
          <w:t>. fejezet)</w:t>
        </w:r>
        <w:r w:rsidR="00CB1735">
          <w:t xml:space="preserve"> közv</w:t>
        </w:r>
        <w:r w:rsidR="00E74349">
          <w:t>etlen nem alkalmazható</w:t>
        </w:r>
      </w:ins>
      <w:ins w:id="1443" w:author="Bibók Andor" w:date="2013-05-26T21:46:00Z">
        <w:r w:rsidR="00E74349">
          <w:t xml:space="preserve">. </w:t>
        </w:r>
      </w:ins>
      <w:ins w:id="1444" w:author="Bibók Andor" w:date="2013-05-26T21:47:00Z">
        <w:r w:rsidR="00E74349">
          <w:t xml:space="preserve">Az okok felderítéséhez fel kell írni a gyöktényezős-, és a felbontott </w:t>
        </w:r>
      </w:ins>
      <w:ins w:id="1445" w:author="Bibók Andor" w:date="2013-05-26T21:48:00Z">
        <w:r w:rsidR="00E74349">
          <w:t>alakú átvitelek közötti összefüggést:</w:t>
        </w:r>
      </w:ins>
      <w:ins w:id="1446" w:author="Bibók Andor" w:date="2013-05-26T21:47:00Z">
        <w:r w:rsidR="00E74349">
          <w:t xml:space="preserve"> </w:t>
        </w:r>
      </w:ins>
    </w:p>
    <w:p w:rsidR="00CB1735" w:rsidRDefault="00CB1735" w:rsidP="00CB1735">
      <w:pPr>
        <w:rPr>
          <w:ins w:id="1447" w:author="Bibók Andor" w:date="2013-05-26T20:23:00Z"/>
        </w:rPr>
      </w:pPr>
      <m:oMathPara>
        <m:oMath>
          <w:ins w:id="1448" w:author="Bibók Andor" w:date="2013-05-26T20:23:00Z">
            <m:r>
              <w:rPr>
                <w:rFonts w:ascii="Cambria Math" w:hAnsi="Cambria Math"/>
              </w:rPr>
              <m:t>H</m:t>
            </m:r>
          </w:ins>
          <m:d>
            <m:dPr>
              <m:ctrlPr>
                <w:ins w:id="1449" w:author="Bibók Andor" w:date="2013-05-26T20:23:00Z">
                  <w:rPr>
                    <w:rFonts w:ascii="Cambria Math" w:hAnsi="Cambria Math"/>
                    <w:i/>
                  </w:rPr>
                </w:ins>
              </m:ctrlPr>
            </m:dPr>
            <m:e>
              <w:ins w:id="1450" w:author="Bibók Andor" w:date="2013-05-26T20:23:00Z">
                <m:r>
                  <w:rPr>
                    <w:rFonts w:ascii="Cambria Math" w:hAnsi="Cambria Math"/>
                  </w:rPr>
                  <m:t>z</m:t>
                </m:r>
              </w:ins>
            </m:e>
          </m:d>
          <w:ins w:id="1451" w:author="Bibók Andor" w:date="2013-05-26T20:23:00Z">
            <m:r>
              <w:rPr>
                <w:rFonts w:ascii="Cambria Math" w:hAnsi="Cambria Math"/>
              </w:rPr>
              <m:t>=</m:t>
            </m:r>
          </w:ins>
          <w:ins w:id="1452" w:author="Bibók Andor" w:date="2013-05-26T20:25:00Z">
            <m:r>
              <w:rPr>
                <w:rFonts w:ascii="Cambria Math" w:hAnsi="Cambria Math"/>
              </w:rPr>
              <m:t>K</m:t>
            </m:r>
          </w:ins>
          <m:f>
            <m:fPr>
              <m:ctrlPr>
                <w:ins w:id="1453" w:author="Bibók Andor" w:date="2013-05-26T20:25:00Z">
                  <w:rPr>
                    <w:rFonts w:ascii="Cambria Math" w:hAnsi="Cambria Math"/>
                    <w:i/>
                  </w:rPr>
                </w:ins>
              </m:ctrlPr>
            </m:fPr>
            <m:num>
              <m:d>
                <m:dPr>
                  <m:ctrlPr>
                    <w:ins w:id="1454" w:author="Bibók Andor" w:date="2013-05-26T20:25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1455" w:author="Bibók Andor" w:date="2013-05-26T20:25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1456" w:author="Bibók Andor" w:date="2013-05-26T20:25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1457" w:author="Bibók Andor" w:date="2013-05-26T20:25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b>
                      <w:ins w:id="1458" w:author="Bibók Andor" w:date="2013-05-26T20:25:00Z"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w:ins>
                    </m:sub>
                  </m:sSub>
                </m:e>
              </m:d>
              <m:d>
                <m:dPr>
                  <m:ctrlPr>
                    <w:ins w:id="1459" w:author="Bibók Andor" w:date="2013-05-26T20:25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1460" w:author="Bibók Andor" w:date="2013-05-26T20:25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1461" w:author="Bibók Andor" w:date="2013-05-26T20:25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1462" w:author="Bibók Andor" w:date="2013-05-26T20:25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b>
                      <w:ins w:id="1463" w:author="Bibók Andor" w:date="2013-05-26T20:25:00Z"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w:ins>
                    </m:sub>
                  </m:sSub>
                </m:e>
              </m:d>
            </m:num>
            <m:den>
              <m:d>
                <m:dPr>
                  <m:ctrlPr>
                    <w:ins w:id="1464" w:author="Bibók Andor" w:date="2013-05-26T20:25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1465" w:author="Bibók Andor" w:date="2013-05-26T20:25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1466" w:author="Bibók Andor" w:date="2013-05-26T20:25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1467" w:author="Bibók Andor" w:date="2013-05-26T20:25:00Z"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w:ins>
                    </m:e>
                    <m:sub>
                      <w:ins w:id="1468" w:author="Bibók Andor" w:date="2013-05-26T20:25:00Z"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w:ins>
                    </m:sub>
                  </m:sSub>
                </m:e>
              </m:d>
              <m:d>
                <m:dPr>
                  <m:ctrlPr>
                    <w:ins w:id="1469" w:author="Bibók Andor" w:date="2013-05-26T20:25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1470" w:author="Bibók Andor" w:date="2013-05-26T20:25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1471" w:author="Bibók Andor" w:date="2013-05-26T20:25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1472" w:author="Bibók Andor" w:date="2013-05-26T20:25:00Z"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w:ins>
                    </m:e>
                    <m:sub>
                      <w:ins w:id="1473" w:author="Bibók Andor" w:date="2013-05-26T20:25:00Z"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w:ins>
                    </m:sub>
                  </m:sSub>
                </m:e>
              </m:d>
            </m:den>
          </m:f>
          <w:ins w:id="1474" w:author="Bibók Andor" w:date="2013-05-26T20:25:00Z">
            <m:r>
              <w:rPr>
                <w:rFonts w:ascii="Cambria Math" w:hAnsi="Cambria Math"/>
              </w:rPr>
              <m:t>=</m:t>
            </m:r>
          </w:ins>
          <w:ins w:id="1475" w:author="Bibók Andor" w:date="2013-05-26T20:24:00Z">
            <m:r>
              <w:rPr>
                <w:rFonts w:ascii="Cambria Math" w:hAnsi="Cambria Math"/>
              </w:rPr>
              <m:t>K</m:t>
            </m:r>
          </w:ins>
          <m:f>
            <m:fPr>
              <m:ctrlPr>
                <w:ins w:id="1476" w:author="Bibók Andor" w:date="2013-05-26T20:23:00Z">
                  <w:rPr>
                    <w:rFonts w:ascii="Cambria Math" w:hAnsi="Cambria Math"/>
                    <w:i/>
                  </w:rPr>
                </w:ins>
              </m:ctrlPr>
            </m:fPr>
            <m:num>
              <w:ins w:id="1477" w:author="Bibók Andor" w:date="2013-05-26T20:23:00Z">
                <m:r>
                  <w:rPr>
                    <w:rFonts w:ascii="Cambria Math" w:hAnsi="Cambria Math"/>
                  </w:rPr>
                  <m:t>1</m:t>
                </m:r>
              </w:ins>
              <w:ins w:id="1478" w:author="Bibók Andor" w:date="2013-05-26T20:24:00Z">
                <m:r>
                  <w:rPr>
                    <w:rFonts w:ascii="Cambria Math" w:hAnsi="Cambria Math"/>
                  </w:rPr>
                  <m:t>-(</m:t>
                </m:r>
              </w:ins>
              <m:sSub>
                <m:sSubPr>
                  <m:ctrlPr>
                    <w:ins w:id="1479" w:author="Bibók Andor" w:date="2013-05-26T20:24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w:ins w:id="1480" w:author="Bibók Andor" w:date="2013-05-26T20:24:00Z">
                    <m:r>
                      <w:rPr>
                        <w:rFonts w:ascii="Cambria Math" w:hAnsi="Cambria Math"/>
                      </w:rPr>
                      <m:t>z</m:t>
                    </m:r>
                  </w:ins>
                </m:e>
                <m:sub>
                  <w:ins w:id="1481" w:author="Bibók Andor" w:date="2013-05-26T20:24:00Z">
                    <m:r>
                      <w:rPr>
                        <w:rFonts w:ascii="Cambria Math" w:hAnsi="Cambria Math"/>
                      </w:rPr>
                      <m:t>1</m:t>
                    </m:r>
                  </w:ins>
                </m:sub>
              </m:sSub>
              <w:ins w:id="1482" w:author="Bibók Andor" w:date="2013-05-26T20:24:00Z">
                <m:r>
                  <w:rPr>
                    <w:rFonts w:ascii="Cambria Math" w:hAnsi="Cambria Math"/>
                  </w:rPr>
                  <m:t>+</m:t>
                </m:r>
              </w:ins>
              <m:sSub>
                <m:sSubPr>
                  <m:ctrlPr>
                    <w:ins w:id="1483" w:author="Bibók Andor" w:date="2013-05-26T20:24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w:ins w:id="1484" w:author="Bibók Andor" w:date="2013-05-26T20:24:00Z">
                    <m:r>
                      <w:rPr>
                        <w:rFonts w:ascii="Cambria Math" w:hAnsi="Cambria Math"/>
                      </w:rPr>
                      <m:t>z</m:t>
                    </m:r>
                  </w:ins>
                </m:e>
                <m:sub>
                  <w:ins w:id="1485" w:author="Bibók Andor" w:date="2013-05-26T20:24:00Z">
                    <m:r>
                      <w:rPr>
                        <w:rFonts w:ascii="Cambria Math" w:hAnsi="Cambria Math"/>
                      </w:rPr>
                      <m:t>2</m:t>
                    </m:r>
                  </w:ins>
                </m:sub>
              </m:sSub>
              <w:ins w:id="1486" w:author="Bibók Andor" w:date="2013-05-26T20:24:00Z">
                <m:r>
                  <w:rPr>
                    <w:rFonts w:ascii="Cambria Math" w:hAnsi="Cambria Math"/>
                  </w:rPr>
                  <m:t>)</m:t>
                </m:r>
              </w:ins>
              <m:sSup>
                <m:sSupPr>
                  <m:ctrlPr>
                    <w:ins w:id="1487" w:author="Bibók Andor" w:date="2013-05-26T20:23:00Z">
                      <w:rPr>
                        <w:rFonts w:ascii="Cambria Math" w:hAnsi="Cambria Math"/>
                        <w:i/>
                      </w:rPr>
                    </w:ins>
                  </m:ctrlPr>
                </m:sSupPr>
                <m:e>
                  <w:ins w:id="1488" w:author="Bibók Andor" w:date="2013-05-26T20:23:00Z">
                    <m:r>
                      <w:rPr>
                        <w:rFonts w:ascii="Cambria Math" w:hAnsi="Cambria Math"/>
                      </w:rPr>
                      <m:t>z</m:t>
                    </m:r>
                  </w:ins>
                </m:e>
                <m:sup>
                  <w:ins w:id="1489" w:author="Bibók Andor" w:date="2013-05-26T20:23:00Z">
                    <m:r>
                      <w:rPr>
                        <w:rFonts w:ascii="Cambria Math" w:hAnsi="Cambria Math"/>
                      </w:rPr>
                      <m:t>-1</m:t>
                    </m:r>
                  </w:ins>
                </m:sup>
              </m:sSup>
              <w:ins w:id="1490" w:author="Bibók Andor" w:date="2013-05-26T20:23:00Z">
                <m:r>
                  <w:rPr>
                    <w:rFonts w:ascii="Cambria Math" w:hAnsi="Cambria Math"/>
                  </w:rPr>
                  <m:t>+</m:t>
                </m:r>
              </w:ins>
              <m:sSup>
                <m:sSupPr>
                  <m:ctrlPr>
                    <w:ins w:id="1491" w:author="Bibók Andor" w:date="2013-05-26T20:23:00Z">
                      <w:rPr>
                        <w:rFonts w:ascii="Cambria Math" w:hAnsi="Cambria Math"/>
                        <w:i/>
                      </w:rPr>
                    </w:ins>
                  </m:ctrlPr>
                </m:sSupPr>
                <m:e>
                  <m:sSub>
                    <m:sSubPr>
                      <m:ctrlPr>
                        <w:ins w:id="1492" w:author="Bibók Andor" w:date="2013-05-26T20:24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1493" w:author="Bibók Andor" w:date="2013-05-26T20:24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b>
                      <w:ins w:id="1494" w:author="Bibók Andor" w:date="2013-05-26T20:24:00Z"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w:ins>
                    </m:sub>
                  </m:sSub>
                  <m:sSub>
                    <m:sSubPr>
                      <m:ctrlPr>
                        <w:ins w:id="1495" w:author="Bibók Andor" w:date="2013-05-26T20:24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1496" w:author="Bibók Andor" w:date="2013-05-26T20:24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b>
                      <w:ins w:id="1497" w:author="Bibók Andor" w:date="2013-05-26T20:24:00Z"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w:ins>
                    </m:sub>
                  </m:sSub>
                  <w:ins w:id="1498" w:author="Bibók Andor" w:date="2013-05-26T20:23:00Z">
                    <m:r>
                      <w:rPr>
                        <w:rFonts w:ascii="Cambria Math" w:hAnsi="Cambria Math"/>
                      </w:rPr>
                      <m:t>z</m:t>
                    </m:r>
                  </w:ins>
                </m:e>
                <m:sup>
                  <w:ins w:id="1499" w:author="Bibók Andor" w:date="2013-05-26T20:23:00Z">
                    <m:r>
                      <w:rPr>
                        <w:rFonts w:ascii="Cambria Math" w:hAnsi="Cambria Math"/>
                      </w:rPr>
                      <m:t>-2</m:t>
                    </m:r>
                  </w:ins>
                </m:sup>
              </m:sSup>
            </m:num>
            <m:den>
              <w:ins w:id="1500" w:author="Bibók Andor" w:date="2013-05-26T20:24:00Z">
                <m:r>
                  <w:rPr>
                    <w:rFonts w:ascii="Cambria Math" w:hAnsi="Cambria Math"/>
                  </w:rPr>
                  <m:t>1-(</m:t>
                </m:r>
              </w:ins>
              <m:sSub>
                <m:sSubPr>
                  <m:ctrlPr>
                    <w:ins w:id="1501" w:author="Bibók Andor" w:date="2013-05-26T20:24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w:ins w:id="1502" w:author="Bibók Andor" w:date="2013-05-26T20:25:00Z">
                    <m:r>
                      <w:rPr>
                        <w:rFonts w:ascii="Cambria Math" w:hAnsi="Cambria Math"/>
                      </w:rPr>
                      <m:t>p</m:t>
                    </m:r>
                  </w:ins>
                </m:e>
                <m:sub>
                  <w:ins w:id="1503" w:author="Bibók Andor" w:date="2013-05-26T20:24:00Z">
                    <m:r>
                      <w:rPr>
                        <w:rFonts w:ascii="Cambria Math" w:hAnsi="Cambria Math"/>
                      </w:rPr>
                      <m:t>1</m:t>
                    </m:r>
                  </w:ins>
                </m:sub>
              </m:sSub>
              <w:ins w:id="1504" w:author="Bibók Andor" w:date="2013-05-26T20:24:00Z">
                <m:r>
                  <w:rPr>
                    <w:rFonts w:ascii="Cambria Math" w:hAnsi="Cambria Math"/>
                  </w:rPr>
                  <m:t>+</m:t>
                </m:r>
              </w:ins>
              <m:sSub>
                <m:sSubPr>
                  <m:ctrlPr>
                    <w:ins w:id="1505" w:author="Bibók Andor" w:date="2013-05-26T20:24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w:ins w:id="1506" w:author="Bibók Andor" w:date="2013-05-26T20:25:00Z">
                    <m:r>
                      <w:rPr>
                        <w:rFonts w:ascii="Cambria Math" w:hAnsi="Cambria Math"/>
                      </w:rPr>
                      <m:t>p</m:t>
                    </m:r>
                  </w:ins>
                </m:e>
                <m:sub>
                  <w:ins w:id="1507" w:author="Bibók Andor" w:date="2013-05-26T20:24:00Z">
                    <m:r>
                      <w:rPr>
                        <w:rFonts w:ascii="Cambria Math" w:hAnsi="Cambria Math"/>
                      </w:rPr>
                      <m:t>2</m:t>
                    </m:r>
                  </w:ins>
                </m:sub>
              </m:sSub>
              <w:ins w:id="1508" w:author="Bibók Andor" w:date="2013-05-26T20:24:00Z">
                <m:r>
                  <w:rPr>
                    <w:rFonts w:ascii="Cambria Math" w:hAnsi="Cambria Math"/>
                  </w:rPr>
                  <m:t>)</m:t>
                </m:r>
              </w:ins>
              <m:sSup>
                <m:sSupPr>
                  <m:ctrlPr>
                    <w:ins w:id="1509" w:author="Bibók Andor" w:date="2013-05-26T20:24:00Z">
                      <w:rPr>
                        <w:rFonts w:ascii="Cambria Math" w:hAnsi="Cambria Math"/>
                        <w:i/>
                      </w:rPr>
                    </w:ins>
                  </m:ctrlPr>
                </m:sSupPr>
                <m:e>
                  <w:ins w:id="1510" w:author="Bibók Andor" w:date="2013-05-26T20:24:00Z">
                    <m:r>
                      <w:rPr>
                        <w:rFonts w:ascii="Cambria Math" w:hAnsi="Cambria Math"/>
                      </w:rPr>
                      <m:t>z</m:t>
                    </m:r>
                  </w:ins>
                </m:e>
                <m:sup>
                  <w:ins w:id="1511" w:author="Bibók Andor" w:date="2013-05-26T20:24:00Z">
                    <m:r>
                      <w:rPr>
                        <w:rFonts w:ascii="Cambria Math" w:hAnsi="Cambria Math"/>
                      </w:rPr>
                      <m:t>-1</m:t>
                    </m:r>
                  </w:ins>
                </m:sup>
              </m:sSup>
              <w:ins w:id="1512" w:author="Bibók Andor" w:date="2013-05-26T20:24:00Z">
                <m:r>
                  <w:rPr>
                    <w:rFonts w:ascii="Cambria Math" w:hAnsi="Cambria Math"/>
                  </w:rPr>
                  <m:t>+</m:t>
                </m:r>
              </w:ins>
              <m:sSup>
                <m:sSupPr>
                  <m:ctrlPr>
                    <w:ins w:id="1513" w:author="Bibók Andor" w:date="2013-05-26T20:24:00Z">
                      <w:rPr>
                        <w:rFonts w:ascii="Cambria Math" w:hAnsi="Cambria Math"/>
                        <w:i/>
                      </w:rPr>
                    </w:ins>
                  </m:ctrlPr>
                </m:sSupPr>
                <m:e>
                  <m:sSub>
                    <m:sSubPr>
                      <m:ctrlPr>
                        <w:ins w:id="1514" w:author="Bibók Andor" w:date="2013-05-26T20:24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1515" w:author="Bibók Andor" w:date="2013-05-26T20:25:00Z"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w:ins>
                    </m:e>
                    <m:sub>
                      <w:ins w:id="1516" w:author="Bibók Andor" w:date="2013-05-26T20:24:00Z"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w:ins>
                    </m:sub>
                  </m:sSub>
                  <m:sSub>
                    <m:sSubPr>
                      <m:ctrlPr>
                        <w:ins w:id="1517" w:author="Bibók Andor" w:date="2013-05-26T20:24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1518" w:author="Bibók Andor" w:date="2013-05-26T20:25:00Z"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w:ins>
                    </m:e>
                    <m:sub>
                      <w:ins w:id="1519" w:author="Bibók Andor" w:date="2013-05-26T20:24:00Z"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w:ins>
                    </m:sub>
                  </m:sSub>
                  <w:ins w:id="1520" w:author="Bibók Andor" w:date="2013-05-26T20:24:00Z">
                    <m:r>
                      <w:rPr>
                        <w:rFonts w:ascii="Cambria Math" w:hAnsi="Cambria Math"/>
                      </w:rPr>
                      <m:t>z</m:t>
                    </m:r>
                  </w:ins>
                </m:e>
                <m:sup>
                  <w:ins w:id="1521" w:author="Bibók Andor" w:date="2013-05-26T20:24:00Z">
                    <m:r>
                      <w:rPr>
                        <w:rFonts w:ascii="Cambria Math" w:hAnsi="Cambria Math"/>
                      </w:rPr>
                      <m:t>-2</m:t>
                    </m:r>
                  </w:ins>
                </m:sup>
              </m:sSup>
            </m:den>
          </m:f>
        </m:oMath>
      </m:oMathPara>
    </w:p>
    <w:p w:rsidR="00CB1735" w:rsidRPr="00AE2DB6" w:rsidRDefault="00E74349" w:rsidP="00E74349">
      <w:pPr>
        <w:ind w:firstLine="0"/>
        <w:rPr>
          <w:rPrChange w:id="1522" w:author="Bibók Andor" w:date="2013-05-26T20:20:00Z">
            <w:rPr/>
          </w:rPrChange>
        </w:rPr>
        <w:pPrChange w:id="1523" w:author="Bibók Andor" w:date="2013-05-26T21:49:00Z">
          <w:pPr>
            <w:pStyle w:val="Cmsor2"/>
          </w:pPr>
        </w:pPrChange>
      </w:pPr>
      <w:ins w:id="1524" w:author="Bibók Andor" w:date="2013-05-26T21:49:00Z">
        <w:r>
          <w:t xml:space="preserve">A DSP az együtthatókat </w:t>
        </w:r>
      </w:ins>
      <w:ins w:id="1525" w:author="Bibók Andor" w:date="2013-05-26T21:50:00Z">
        <w:r>
          <w:t>a [-1;1) tartományban tudja tárolni</w:t>
        </w:r>
      </w:ins>
      <w:ins w:id="1526" w:author="Bibók Andor" w:date="2013-05-26T21:51:00Z">
        <w:r>
          <w:t>.</w:t>
        </w:r>
      </w:ins>
      <w:ins w:id="1527" w:author="Bibók Andor" w:date="2013-05-26T21:50:00Z">
        <w:r>
          <w:t xml:space="preserve"> </w:t>
        </w:r>
      </w:ins>
      <w:ins w:id="1528" w:author="Bibók Andor" w:date="2013-05-26T21:52:00Z">
        <w:r>
          <w:t>A</w:t>
        </w:r>
      </w:ins>
      <w:ins w:id="1529" w:author="Bibók Andor" w:date="2013-05-26T21:50:00Z">
        <w:r>
          <w:t xml:space="preserve"> pólusok</w:t>
        </w:r>
      </w:ins>
      <w:ins w:id="1530" w:author="Bibók Andor" w:date="2013-05-26T21:52:00Z">
        <w:r>
          <w:t>ról tudjuk, hogy abszolút értékük kisebb, mint egy, mivel stabil a rendszer.</w:t>
        </w:r>
      </w:ins>
      <w:ins w:id="1531" w:author="Bibók Andor" w:date="2013-05-26T21:53:00Z">
        <w:r>
          <w:t xml:space="preserve"> Ez esetben a két pólus összegéről csak annyit tudunk, hogy abszolút értéke kisebb, mint kettő. </w:t>
        </w:r>
      </w:ins>
      <w:ins w:id="1532" w:author="Bibók Andor" w:date="2013-05-26T21:56:00Z">
        <w:r>
          <w:t>Célszerűnek tűnik ennek a felét tárolni</w:t>
        </w:r>
        <w:r w:rsidR="009E104C">
          <w:t>, és a szűrés során kétszer venni.</w:t>
        </w:r>
      </w:ins>
      <w:ins w:id="1533" w:author="Bibók Andor" w:date="2013-05-26T21:57:00Z">
        <w:r w:rsidR="009E104C">
          <w:t xml:space="preserve"> Igaz ez a zérusok esetén is, de csak akkor, ha </w:t>
        </w:r>
        <w:r w:rsidR="009E104C" w:rsidRPr="009E104C">
          <w:rPr>
            <w:i/>
            <w:rPrChange w:id="1534" w:author="Bibók Andor" w:date="2013-05-26T21:59:00Z">
              <w:rPr/>
            </w:rPrChange>
          </w:rPr>
          <w:t>K</w:t>
        </w:r>
        <w:r w:rsidR="009E104C">
          <w:t xml:space="preserve"> </w:t>
        </w:r>
      </w:ins>
      <w:ins w:id="1535" w:author="Bibók Andor" w:date="2013-05-26T21:59:00Z">
        <w:r w:rsidR="009E104C">
          <w:t>segítségével úgy skálázzuk őket, hogy abszolút értékük kisebb legyen, mint egy. Az együtthatók pontosságának érdekében célszerű, úgy.</w:t>
        </w:r>
      </w:ins>
    </w:p>
    <w:p w:rsidR="006C4313" w:rsidRDefault="006C4313" w:rsidP="00C121A3">
      <w:pPr>
        <w:pStyle w:val="Cmsor2"/>
        <w:rPr>
          <w:ins w:id="1536" w:author="Bibók Andor" w:date="2013-05-26T22:06:00Z"/>
        </w:rPr>
      </w:pPr>
      <w:bookmarkStart w:id="1537" w:name="_Toc357348327"/>
      <w:r>
        <w:t>Vezérlés</w:t>
      </w:r>
      <w:bookmarkEnd w:id="1537"/>
    </w:p>
    <w:p w:rsidR="009E104C" w:rsidRPr="009E104C" w:rsidRDefault="009E104C" w:rsidP="009E104C">
      <w:pPr>
        <w:rPr>
          <w:rPrChange w:id="1538" w:author="Bibók Andor" w:date="2013-05-26T22:06:00Z">
            <w:rPr/>
          </w:rPrChange>
        </w:rPr>
        <w:pPrChange w:id="1539" w:author="Bibók Andor" w:date="2013-05-26T22:06:00Z">
          <w:pPr>
            <w:pStyle w:val="Cmsor2"/>
          </w:pPr>
        </w:pPrChange>
      </w:pPr>
      <w:ins w:id="1540" w:author="Bibók Andor" w:date="2013-05-26T22:06:00Z">
        <w:r>
          <w:t xml:space="preserve">A rendszer vezérlése a </w:t>
        </w:r>
      </w:ins>
      <w:ins w:id="1541" w:author="Bibók Andor" w:date="2013-05-26T22:07:00Z">
        <w:r>
          <w:fldChar w:fldCharType="begin"/>
        </w:r>
        <w:r>
          <w:instrText xml:space="preserve"> REF _Ref357355561 \h </w:instrText>
        </w:r>
      </w:ins>
      <w:r>
        <w:fldChar w:fldCharType="separate"/>
      </w:r>
      <w:ins w:id="1542" w:author="Bibók Andor" w:date="2013-05-26T22:07:00Z">
        <w:r>
          <w:rPr>
            <w:noProof/>
          </w:rPr>
          <w:t>4</w:t>
        </w:r>
        <w:r>
          <w:noBreakHyphen/>
        </w:r>
        <w:r>
          <w:rPr>
            <w:noProof/>
          </w:rPr>
          <w:t>2</w:t>
        </w:r>
        <w:r>
          <w:t>. ábra</w:t>
        </w:r>
        <w:r>
          <w:fldChar w:fldCharType="end"/>
        </w:r>
        <w:r>
          <w:t xml:space="preserve"> és </w:t>
        </w:r>
        <w:r>
          <w:fldChar w:fldCharType="begin"/>
        </w:r>
        <w:r>
          <w:instrText xml:space="preserve"> REF _Ref357360635 \h </w:instrText>
        </w:r>
      </w:ins>
      <w:r>
        <w:fldChar w:fldCharType="separate"/>
      </w:r>
      <w:ins w:id="1543" w:author="Bibók Andor" w:date="2013-05-26T22:07:00Z">
        <w:r>
          <w:rPr>
            <w:noProof/>
          </w:rPr>
          <w:t>4</w:t>
        </w:r>
        <w:r>
          <w:noBreakHyphen/>
        </w:r>
        <w:r>
          <w:rPr>
            <w:noProof/>
          </w:rPr>
          <w:t>3</w:t>
        </w:r>
        <w:r>
          <w:t>. ábra</w:t>
        </w:r>
        <w:r>
          <w:fldChar w:fldCharType="end"/>
        </w:r>
        <w:r>
          <w:t xml:space="preserve"> alapján történik</w:t>
        </w:r>
        <w:r w:rsidR="007D5CC0">
          <w:t>.</w:t>
        </w:r>
      </w:ins>
      <w:ins w:id="1544" w:author="Bibók Andor" w:date="2013-05-26T22:08:00Z">
        <w:r w:rsidR="007D5CC0">
          <w:t xml:space="preserve"> K</w:t>
        </w:r>
      </w:ins>
    </w:p>
    <w:p w:rsidR="006C4313" w:rsidRDefault="006C4313" w:rsidP="00C121A3">
      <w:pPr>
        <w:pStyle w:val="Cmsor2"/>
        <w:rPr>
          <w:ins w:id="1545" w:author="Bibók Andor" w:date="2013-05-26T22:09:00Z"/>
        </w:rPr>
      </w:pPr>
      <w:bookmarkStart w:id="1546" w:name="_Toc357348328"/>
      <w:r>
        <w:t>Kommunikáció</w:t>
      </w:r>
      <w:bookmarkEnd w:id="1546"/>
    </w:p>
    <w:p w:rsidR="001467AB" w:rsidRPr="001467AB" w:rsidRDefault="001467AB" w:rsidP="001467AB">
      <w:pPr>
        <w:rPr>
          <w:rPrChange w:id="1547" w:author="Bibók Andor" w:date="2013-05-26T22:09:00Z">
            <w:rPr/>
          </w:rPrChange>
        </w:rPr>
        <w:pPrChange w:id="1548" w:author="Bibók Andor" w:date="2013-05-26T22:09:00Z">
          <w:pPr>
            <w:pStyle w:val="Cmsor2"/>
          </w:pPr>
        </w:pPrChange>
      </w:pPr>
      <w:ins w:id="1549" w:author="Bibók Andor" w:date="2013-05-26T22:09:00Z">
        <w:r>
          <w:t xml:space="preserve">A rendszer soros porton keresztül kommunikál a felhasználóval. A szűrőtervezéshez szükséges paramétereket egy tömör kódszó segítségével lehet megadni. A </w:t>
        </w:r>
      </w:ins>
    </w:p>
    <w:p w:rsidR="00D87C29" w:rsidRPr="00D87C29" w:rsidRDefault="007D5CC0" w:rsidP="007D5CC0">
      <w:pPr>
        <w:pStyle w:val="Cmsor1"/>
        <w:pPrChange w:id="1550" w:author="Bibók Andor" w:date="2013-05-26T22:08:00Z">
          <w:pPr/>
        </w:pPrChange>
      </w:pPr>
      <w:ins w:id="1551" w:author="Bibók Andor" w:date="2013-05-26T22:08:00Z">
        <w:r>
          <w:lastRenderedPageBreak/>
          <w:t>Mérési eredmények</w:t>
        </w:r>
      </w:ins>
    </w:p>
    <w:p w:rsidR="0063585C" w:rsidRDefault="0063585C" w:rsidP="00720BEA">
      <w:pPr>
        <w:pStyle w:val="Fejezetcmtartalomjegyzknlkl"/>
        <w:rPr>
          <w:ins w:id="1552" w:author="Bibók Andor" w:date="2013-05-26T20:49:00Z"/>
        </w:rPr>
        <w:pPrChange w:id="1553" w:author="Bibók Andor" w:date="2013-05-26T04:23:00Z">
          <w:pPr>
            <w:pStyle w:val="Fejezetcimszmozsnlkl"/>
          </w:pPr>
        </w:pPrChange>
      </w:pPr>
      <w:r w:rsidRPr="00B50CAA">
        <w:lastRenderedPageBreak/>
        <w:t>Irodalomjegyzék</w:t>
      </w:r>
    </w:p>
    <w:p w:rsidR="00FD3A5F" w:rsidRDefault="00FD3A5F" w:rsidP="00FD3A5F">
      <w:pPr>
        <w:pStyle w:val="Irodalomjegyzksor"/>
        <w:rPr>
          <w:ins w:id="1554" w:author="Bibók Andor" w:date="2013-05-26T20:57:00Z"/>
        </w:rPr>
        <w:pPrChange w:id="1555" w:author="Bibók Andor" w:date="2013-05-26T20:49:00Z">
          <w:pPr>
            <w:pStyle w:val="Fejezetcimszmozsnlkl"/>
          </w:pPr>
        </w:pPrChange>
      </w:pPr>
      <w:bookmarkStart w:id="1556" w:name="_Ref357365819"/>
      <w:ins w:id="1557" w:author="Bibók Andor" w:date="2013-05-26T20:53:00Z">
        <w:r>
          <w:t xml:space="preserve">Dr. </w:t>
        </w:r>
      </w:ins>
      <w:ins w:id="1558" w:author="Bibók Andor" w:date="2013-05-26T20:51:00Z">
        <w:r>
          <w:t>Simonyi</w:t>
        </w:r>
      </w:ins>
      <w:ins w:id="1559" w:author="Bibók Andor" w:date="2013-05-26T20:53:00Z">
        <w:r>
          <w:t xml:space="preserve"> Ernő: </w:t>
        </w:r>
        <w:r w:rsidRPr="00882BBD">
          <w:rPr>
            <w:rStyle w:val="Irodalomjegyzkforrs"/>
            <w:rPrChange w:id="1560" w:author="Bibók Andor" w:date="2013-05-26T20:56:00Z">
              <w:rPr/>
            </w:rPrChange>
          </w:rPr>
          <w:t>Digitális szűrők</w:t>
        </w:r>
      </w:ins>
      <w:ins w:id="1561" w:author="Bibók Andor" w:date="2013-05-26T20:55:00Z">
        <w:r w:rsidR="00882BBD">
          <w:t xml:space="preserve"> (Műszaki Könyvkiadó, 1984)</w:t>
        </w:r>
      </w:ins>
      <w:ins w:id="1562" w:author="Bibók Andor" w:date="2013-05-26T20:56:00Z">
        <w:r w:rsidR="00882BBD">
          <w:br/>
        </w:r>
      </w:ins>
      <w:ins w:id="1563" w:author="Bibók Andor" w:date="2013-05-26T20:57:00Z">
        <w:r w:rsidR="00882BBD">
          <w:t>1.4.</w:t>
        </w:r>
      </w:ins>
      <w:ins w:id="1564" w:author="Bibók Andor" w:date="2013-05-26T20:59:00Z">
        <w:r w:rsidR="00882BBD">
          <w:t xml:space="preserve">1. </w:t>
        </w:r>
      </w:ins>
      <w:ins w:id="1565" w:author="Bibók Andor" w:date="2013-05-26T20:57:00Z">
        <w:r w:rsidR="00882BBD">
          <w:t xml:space="preserve"> A FIR és az IIR szűrők osztálya</w:t>
        </w:r>
        <w:bookmarkEnd w:id="1556"/>
      </w:ins>
    </w:p>
    <w:p w:rsidR="00882BBD" w:rsidRDefault="00882BBD" w:rsidP="00882BBD">
      <w:pPr>
        <w:pStyle w:val="Irodalomjegyzksor"/>
        <w:rPr>
          <w:ins w:id="1566" w:author="Bibók Andor" w:date="2013-05-26T20:58:00Z"/>
        </w:rPr>
      </w:pPr>
      <w:bookmarkStart w:id="1567" w:name="_Ref357366283"/>
      <w:ins w:id="1568" w:author="Bibók Andor" w:date="2013-05-26T20:58:00Z">
        <w:r>
          <w:t xml:space="preserve">Dr. Simonyi Ernő: </w:t>
        </w:r>
        <w:r w:rsidRPr="00882BBD">
          <w:rPr>
            <w:rStyle w:val="Irodalomjegyzkforrs"/>
          </w:rPr>
          <w:t>Digitális szűrők</w:t>
        </w:r>
        <w:r>
          <w:t xml:space="preserve"> (Műszaki Könyvkiadó, 1984)</w:t>
        </w:r>
        <w:r>
          <w:br/>
        </w:r>
        <w:r>
          <w:t xml:space="preserve">5. </w:t>
        </w:r>
      </w:ins>
      <w:ins w:id="1569" w:author="Bibók Andor" w:date="2013-05-26T20:59:00Z">
        <w:r>
          <w:t>Véges impulzusválaszú (FIR) szűrők tervezése és alkalmazása</w:t>
        </w:r>
      </w:ins>
      <w:bookmarkEnd w:id="1567"/>
    </w:p>
    <w:p w:rsidR="00882BBD" w:rsidRDefault="00882BBD" w:rsidP="00882BBD">
      <w:pPr>
        <w:pStyle w:val="Irodalomjegyzksor"/>
        <w:rPr>
          <w:ins w:id="1570" w:author="Bibók Andor" w:date="2013-05-26T21:04:00Z"/>
        </w:rPr>
      </w:pPr>
      <w:bookmarkStart w:id="1571" w:name="_Ref357366314"/>
      <w:ins w:id="1572" w:author="Bibók Andor" w:date="2013-05-26T20:58:00Z">
        <w:r>
          <w:t xml:space="preserve">Dr. Simonyi Ernő: </w:t>
        </w:r>
        <w:r w:rsidRPr="00882BBD">
          <w:rPr>
            <w:rStyle w:val="Irodalomjegyzkforrs"/>
          </w:rPr>
          <w:t>Digitális szűrők</w:t>
        </w:r>
        <w:r>
          <w:t xml:space="preserve"> (Műszaki Könyvkiadó, 1984)</w:t>
        </w:r>
        <w:r>
          <w:br/>
        </w:r>
      </w:ins>
      <w:ins w:id="1573" w:author="Bibók Andor" w:date="2013-05-26T21:00:00Z">
        <w:r>
          <w:t>5.2.Tervezés ablakozási módszerekkel</w:t>
        </w:r>
      </w:ins>
      <w:bookmarkEnd w:id="1571"/>
    </w:p>
    <w:p w:rsidR="000026E6" w:rsidRDefault="000026E6" w:rsidP="000026E6">
      <w:pPr>
        <w:pStyle w:val="Irodalomjegyzksor"/>
        <w:rPr>
          <w:ins w:id="1574" w:author="Bibók Andor" w:date="2013-05-26T20:58:00Z"/>
        </w:rPr>
        <w:pPrChange w:id="1575" w:author="Bibók Andor" w:date="2013-05-26T21:04:00Z">
          <w:pPr>
            <w:pStyle w:val="Irodalomjegyzksor"/>
          </w:pPr>
        </w:pPrChange>
      </w:pPr>
      <w:bookmarkStart w:id="1576" w:name="_Ref357366327"/>
      <w:ins w:id="1577" w:author="Bibók Andor" w:date="2013-05-26T21:04:00Z">
        <w:r>
          <w:t xml:space="preserve">Dr. Simonyi Ernő: </w:t>
        </w:r>
        <w:r w:rsidRPr="00882BBD">
          <w:rPr>
            <w:rStyle w:val="Irodalomjegyzkforrs"/>
          </w:rPr>
          <w:t>Digitális szűrők</w:t>
        </w:r>
        <w:r>
          <w:t xml:space="preserve"> (Műszaki Könyvkiadó, 1984)</w:t>
        </w:r>
        <w:r>
          <w:br/>
          <w:t>5.</w:t>
        </w:r>
        <w:r>
          <w:t>4</w:t>
        </w:r>
        <w:r>
          <w:t>.</w:t>
        </w:r>
        <w:r>
          <w:t xml:space="preserve"> Optimális FIR szűrők tervezése</w:t>
        </w:r>
      </w:ins>
      <w:bookmarkEnd w:id="1576"/>
    </w:p>
    <w:p w:rsidR="00882BBD" w:rsidRDefault="00882BBD" w:rsidP="00882BBD">
      <w:pPr>
        <w:pStyle w:val="Irodalomjegyzksor"/>
        <w:rPr>
          <w:ins w:id="1578" w:author="Bibók Andor" w:date="2013-05-26T21:19:00Z"/>
        </w:rPr>
      </w:pPr>
      <w:bookmarkStart w:id="1579" w:name="_Ref357366349"/>
      <w:ins w:id="1580" w:author="Bibók Andor" w:date="2013-05-26T21:01:00Z">
        <w:r>
          <w:t xml:space="preserve">Dr. Simonyi Ernő: </w:t>
        </w:r>
        <w:r w:rsidRPr="00882BBD">
          <w:rPr>
            <w:rStyle w:val="Irodalomjegyzkforrs"/>
          </w:rPr>
          <w:t>Digitális szűrők</w:t>
        </w:r>
        <w:r>
          <w:t xml:space="preserve"> (Műszaki Könyvkiadó, 1984)</w:t>
        </w:r>
        <w:r>
          <w:br/>
        </w:r>
        <w:r>
          <w:t>6</w:t>
        </w:r>
        <w:r>
          <w:t>. Vég</w:t>
        </w:r>
        <w:r>
          <w:t>telen</w:t>
        </w:r>
        <w:r>
          <w:t xml:space="preserve"> impulzusválaszú (</w:t>
        </w:r>
        <w:r>
          <w:t>IIR</w:t>
        </w:r>
        <w:r>
          <w:t>) szűrők tervezése és alkalmazása</w:t>
        </w:r>
      </w:ins>
      <w:bookmarkEnd w:id="1579"/>
    </w:p>
    <w:p w:rsidR="00E05785" w:rsidRDefault="00E05785" w:rsidP="00E05785">
      <w:pPr>
        <w:pStyle w:val="Irodalomjegyzksor"/>
        <w:rPr>
          <w:ins w:id="1581" w:author="Bibók Andor" w:date="2013-05-26T21:24:00Z"/>
        </w:rPr>
        <w:pPrChange w:id="1582" w:author="Bibók Andor" w:date="2013-05-26T21:19:00Z">
          <w:pPr>
            <w:pStyle w:val="Irodalomjegyzksor"/>
          </w:pPr>
        </w:pPrChange>
      </w:pPr>
      <w:bookmarkStart w:id="1583" w:name="_Ref357366540"/>
      <w:ins w:id="1584" w:author="Bibók Andor" w:date="2013-05-26T21:19:00Z">
        <w:r>
          <w:t xml:space="preserve">Dr. Simonyi Ernő: </w:t>
        </w:r>
        <w:r w:rsidRPr="00882BBD">
          <w:rPr>
            <w:rStyle w:val="Irodalomjegyzkforrs"/>
          </w:rPr>
          <w:t>Digitális szűrők</w:t>
        </w:r>
        <w:r>
          <w:t xml:space="preserve"> (Műszaki Könyvkiadó, 1984)</w:t>
        </w:r>
        <w:r>
          <w:br/>
          <w:t>6.</w:t>
        </w:r>
        <w:r>
          <w:t>1.</w:t>
        </w:r>
        <w:r>
          <w:t xml:space="preserve"> </w:t>
        </w:r>
        <w:r>
          <w:t>IIR szűrők tervezése analóg szűrők transzformációjával</w:t>
        </w:r>
      </w:ins>
      <w:bookmarkEnd w:id="1583"/>
    </w:p>
    <w:p w:rsidR="000C593F" w:rsidRDefault="00E05785" w:rsidP="000C593F">
      <w:pPr>
        <w:pStyle w:val="Irodalomjegyzksor"/>
        <w:rPr>
          <w:ins w:id="1585" w:author="Bibók Andor" w:date="2013-05-26T21:27:00Z"/>
        </w:rPr>
        <w:pPrChange w:id="1586" w:author="Bibók Andor" w:date="2013-05-26T21:25:00Z">
          <w:pPr>
            <w:pStyle w:val="Irodalomjegyzksor"/>
          </w:pPr>
        </w:pPrChange>
      </w:pPr>
      <w:bookmarkStart w:id="1587" w:name="_Ref357366929"/>
      <w:ins w:id="1588" w:author="Bibók Andor" w:date="2013-05-26T21:24:00Z">
        <w:r>
          <w:t xml:space="preserve">John Stensby: </w:t>
        </w:r>
        <w:r w:rsidRPr="000C593F">
          <w:rPr>
            <w:rStyle w:val="Irodalomjegyzkforrs"/>
            <w:rPrChange w:id="1589" w:author="Bibók Andor" w:date="2013-05-26T21:26:00Z">
              <w:rPr/>
            </w:rPrChange>
          </w:rPr>
          <w:t>Chebyshev filters</w:t>
        </w:r>
      </w:ins>
      <w:ins w:id="1590" w:author="Bibók Andor" w:date="2013-05-26T21:25:00Z">
        <w:r w:rsidR="000C593F">
          <w:t>, EE648 08/31/11</w:t>
        </w:r>
        <w:r w:rsidR="000C593F">
          <w:br/>
        </w:r>
        <w:r w:rsidR="000C593F">
          <w:fldChar w:fldCharType="begin"/>
        </w:r>
        <w:r w:rsidR="000C593F">
          <w:instrText xml:space="preserve"> HYPERLINK "http://www.ece.uah.edu/courses/ee426/Chebyshev.pdf" </w:instrText>
        </w:r>
        <w:r w:rsidR="000C593F">
          <w:fldChar w:fldCharType="separate"/>
        </w:r>
        <w:r w:rsidR="000C593F" w:rsidRPr="000C593F">
          <w:rPr>
            <w:rStyle w:val="Hiperhivatkozs"/>
          </w:rPr>
          <w:t>http://www.ece.uah.edu/courses/ee426/Chebyshev.pdf</w:t>
        </w:r>
        <w:r w:rsidR="000C593F">
          <w:fldChar w:fldCharType="end"/>
        </w:r>
      </w:ins>
      <w:bookmarkEnd w:id="1587"/>
    </w:p>
    <w:p w:rsidR="000C593F" w:rsidRDefault="000C593F" w:rsidP="000C593F">
      <w:pPr>
        <w:pStyle w:val="Irodalomjegyzksor"/>
        <w:rPr>
          <w:ins w:id="1591" w:author="Bibók Andor" w:date="2013-05-26T21:01:00Z"/>
        </w:rPr>
        <w:pPrChange w:id="1592" w:author="Bibók Andor" w:date="2013-05-26T21:25:00Z">
          <w:pPr>
            <w:pStyle w:val="Irodalomjegyzksor"/>
          </w:pPr>
        </w:pPrChange>
      </w:pPr>
      <w:bookmarkStart w:id="1593" w:name="_Ref357367169"/>
      <w:ins w:id="1594" w:author="Bibók Andor" w:date="2013-05-26T21:27:00Z">
        <w:r>
          <w:t xml:space="preserve">BME MIT Tanszéki Munkaközösség: </w:t>
        </w:r>
        <w:r w:rsidRPr="00951096">
          <w:rPr>
            <w:rStyle w:val="Irodalomjegyzkforrs"/>
            <w:rPrChange w:id="1595" w:author="Bibók Andor" w:date="2013-05-26T21:45:00Z">
              <w:rPr/>
            </w:rPrChange>
          </w:rPr>
          <w:t>Digitális jelfeldolgozás</w:t>
        </w:r>
      </w:ins>
      <w:ins w:id="1596" w:author="Bibók Andor" w:date="2013-05-26T21:29:00Z">
        <w:r>
          <w:br/>
          <w:t>(Műegyetemi Kiadó, 2004)</w:t>
        </w:r>
        <w:r>
          <w:br/>
          <w:t>6.2. IIR szűrők tervezése</w:t>
        </w:r>
      </w:ins>
      <w:bookmarkEnd w:id="1593"/>
    </w:p>
    <w:p w:rsidR="00882BBD" w:rsidRDefault="00882BBD" w:rsidP="00882BBD">
      <w:pPr>
        <w:pStyle w:val="Irodalomjegyzksor"/>
        <w:rPr>
          <w:ins w:id="1597" w:author="Bibók Andor" w:date="2013-05-26T21:01:00Z"/>
        </w:rPr>
      </w:pPr>
      <w:bookmarkStart w:id="1598" w:name="_Ref357367211"/>
      <w:ins w:id="1599" w:author="Bibók Andor" w:date="2013-05-26T21:01:00Z">
        <w:r>
          <w:t xml:space="preserve">Dr. Simonyi Ernő: </w:t>
        </w:r>
        <w:r w:rsidRPr="00882BBD">
          <w:rPr>
            <w:rStyle w:val="Irodalomjegyzkforrs"/>
          </w:rPr>
          <w:t>Digitális szűrők</w:t>
        </w:r>
        <w:r>
          <w:t xml:space="preserve"> (Műszaki Könyvkiadó, 1984)</w:t>
        </w:r>
        <w:r>
          <w:br/>
        </w:r>
        <w:r>
          <w:t>6</w:t>
        </w:r>
        <w:r>
          <w:t>.</w:t>
        </w:r>
        <w:r>
          <w:t>1.1.</w:t>
        </w:r>
        <w:r>
          <w:t xml:space="preserve"> </w:t>
        </w:r>
        <w:r>
          <w:t>Az impulzus invariáns transzformáció</w:t>
        </w:r>
        <w:bookmarkEnd w:id="1598"/>
      </w:ins>
    </w:p>
    <w:p w:rsidR="00882BBD" w:rsidRDefault="00882BBD" w:rsidP="00882BBD">
      <w:pPr>
        <w:pStyle w:val="Irodalomjegyzksor"/>
        <w:rPr>
          <w:ins w:id="1600" w:author="Bibók Andor" w:date="2013-05-26T21:02:00Z"/>
        </w:rPr>
      </w:pPr>
      <w:bookmarkStart w:id="1601" w:name="_Ref357367222"/>
      <w:ins w:id="1602" w:author="Bibók Andor" w:date="2013-05-26T21:02:00Z">
        <w:r>
          <w:t xml:space="preserve">Dr. Simonyi Ernő: </w:t>
        </w:r>
        <w:r w:rsidRPr="00882BBD">
          <w:rPr>
            <w:rStyle w:val="Irodalomjegyzkforrs"/>
          </w:rPr>
          <w:t>Digitális szűrők</w:t>
        </w:r>
        <w:r>
          <w:t xml:space="preserve"> (Műszaki Könyvkiadó, 1984)</w:t>
        </w:r>
        <w:r>
          <w:br/>
          <w:t>6.1.</w:t>
        </w:r>
        <w:r>
          <w:t>2</w:t>
        </w:r>
        <w:r>
          <w:t xml:space="preserve">. Az </w:t>
        </w:r>
        <w:r>
          <w:t>illesztett</w:t>
        </w:r>
        <w:r>
          <w:t xml:space="preserve"> </w:t>
        </w:r>
        <w:r>
          <w:t>z-</w:t>
        </w:r>
        <w:r>
          <w:t>transzformáció</w:t>
        </w:r>
        <w:bookmarkEnd w:id="1601"/>
      </w:ins>
    </w:p>
    <w:p w:rsidR="00882BBD" w:rsidRDefault="00882BBD" w:rsidP="00882BBD">
      <w:pPr>
        <w:pStyle w:val="Irodalomjegyzksor"/>
        <w:rPr>
          <w:ins w:id="1603" w:author="Bibók Andor" w:date="2013-05-26T21:02:00Z"/>
        </w:rPr>
      </w:pPr>
      <w:bookmarkStart w:id="1604" w:name="_Ref357367230"/>
      <w:ins w:id="1605" w:author="Bibók Andor" w:date="2013-05-26T21:02:00Z">
        <w:r>
          <w:t xml:space="preserve">Dr. Simonyi Ernő: </w:t>
        </w:r>
        <w:r w:rsidRPr="00882BBD">
          <w:rPr>
            <w:rStyle w:val="Irodalomjegyzkforrs"/>
          </w:rPr>
          <w:t>Digitális szűrők</w:t>
        </w:r>
        <w:r>
          <w:t xml:space="preserve"> (Műszaki Könyvkiadó, 1984)</w:t>
        </w:r>
        <w:r>
          <w:br/>
          <w:t>6.</w:t>
        </w:r>
        <w:r>
          <w:t>2</w:t>
        </w:r>
        <w:r>
          <w:t xml:space="preserve">. </w:t>
        </w:r>
      </w:ins>
      <w:ins w:id="1606" w:author="Bibók Andor" w:date="2013-05-26T21:03:00Z">
        <w:r>
          <w:t>Tervezés a bilineáris transzformációval</w:t>
        </w:r>
      </w:ins>
      <w:bookmarkEnd w:id="1604"/>
    </w:p>
    <w:p w:rsidR="00882BBD" w:rsidRDefault="00882BBD" w:rsidP="00882BBD">
      <w:pPr>
        <w:pStyle w:val="Irodalomjegyzksor"/>
        <w:rPr>
          <w:ins w:id="1607" w:author="Bibók Andor" w:date="2013-05-26T21:03:00Z"/>
        </w:rPr>
      </w:pPr>
      <w:bookmarkStart w:id="1608" w:name="_Ref357367260"/>
      <w:ins w:id="1609" w:author="Bibók Andor" w:date="2013-05-26T21:03:00Z">
        <w:r>
          <w:t xml:space="preserve">Dr. Simonyi Ernő: </w:t>
        </w:r>
        <w:r w:rsidRPr="00882BBD">
          <w:rPr>
            <w:rStyle w:val="Irodalomjegyzkforrs"/>
          </w:rPr>
          <w:t>Digitális szűrők</w:t>
        </w:r>
        <w:r>
          <w:t xml:space="preserve"> (Műszaki Könyvkiadó, 1984)</w:t>
        </w:r>
        <w:r>
          <w:br/>
          <w:t>6.2.</w:t>
        </w:r>
        <w:r>
          <w:t>2.</w:t>
        </w:r>
        <w:r>
          <w:t xml:space="preserve"> </w:t>
        </w:r>
        <w:r>
          <w:t>A H(z) függvény előállítása és megvalósítása</w:t>
        </w:r>
        <w:bookmarkEnd w:id="1608"/>
      </w:ins>
    </w:p>
    <w:p w:rsidR="00882BBD" w:rsidRDefault="000C593F" w:rsidP="00FD3A5F">
      <w:pPr>
        <w:pStyle w:val="Irodalomjegyzksor"/>
        <w:rPr>
          <w:ins w:id="1610" w:author="Bibók Andor" w:date="2013-05-26T21:36:00Z"/>
        </w:rPr>
        <w:pPrChange w:id="1611" w:author="Bibók Andor" w:date="2013-05-26T20:49:00Z">
          <w:pPr>
            <w:pStyle w:val="Fejezetcimszmozsnlkl"/>
          </w:pPr>
        </w:pPrChange>
      </w:pPr>
      <w:bookmarkStart w:id="1612" w:name="_Ref357367381"/>
      <w:ins w:id="1613" w:author="Bibók Andor" w:date="2013-05-26T21:33:00Z">
        <w:r w:rsidRPr="00951096">
          <w:rPr>
            <w:rStyle w:val="Irodalomjegyzkforrs"/>
            <w:rPrChange w:id="1614" w:author="Bibók Andor" w:date="2013-05-26T21:45:00Z">
              <w:rPr/>
            </w:rPrChange>
          </w:rPr>
          <w:t>Transposed Direct-Forms</w:t>
        </w:r>
        <w:r>
          <w:br/>
        </w:r>
        <w:r>
          <w:fldChar w:fldCharType="begin"/>
        </w:r>
        <w:r>
          <w:instrText xml:space="preserve"> HYPERLINK "https://ccrma.stanford.edu/~jos/fp/Transposed_Direct_Forms.html" </w:instrText>
        </w:r>
        <w:r>
          <w:fldChar w:fldCharType="separate"/>
        </w:r>
        <w:r w:rsidRPr="000C593F">
          <w:rPr>
            <w:rStyle w:val="Hiperhivatkozs"/>
          </w:rPr>
          <w:t>https://ccrma.stanford.edu/~jos/fp/Transposed_Direct_Forms.html</w:t>
        </w:r>
        <w:r>
          <w:fldChar w:fldCharType="end"/>
        </w:r>
      </w:ins>
      <w:bookmarkEnd w:id="1612"/>
    </w:p>
    <w:p w:rsidR="004C2383" w:rsidRDefault="004C2383" w:rsidP="00FD3A5F">
      <w:pPr>
        <w:pStyle w:val="Irodalomjegyzksor"/>
        <w:rPr>
          <w:ins w:id="1615" w:author="Bibók Andor" w:date="2013-05-26T21:39:00Z"/>
        </w:rPr>
        <w:pPrChange w:id="1616" w:author="Bibók Andor" w:date="2013-05-26T20:49:00Z">
          <w:pPr>
            <w:pStyle w:val="Fejezetcimszmozsnlkl"/>
          </w:pPr>
        </w:pPrChange>
      </w:pPr>
      <w:bookmarkStart w:id="1617" w:name="_Ref357367895"/>
      <w:ins w:id="1618" w:author="Bibók Andor" w:date="2013-05-26T21:38:00Z">
        <w:r w:rsidRPr="00951096">
          <w:rPr>
            <w:rStyle w:val="Irodalomjegyzkforrs"/>
            <w:rPrChange w:id="1619" w:author="Bibók Andor" w:date="2013-05-26T21:45:00Z">
              <w:rPr/>
            </w:rPrChange>
          </w:rPr>
          <w:t xml:space="preserve">ADSP-BF537 EZ-KIT </w:t>
        </w:r>
        <w:r w:rsidRPr="00951096">
          <w:rPr>
            <w:rStyle w:val="Irodalomjegyzkforrs"/>
            <w:rPrChange w:id="1620" w:author="Bibók Andor" w:date="2013-05-26T21:45:00Z">
              <w:rPr/>
            </w:rPrChange>
          </w:rPr>
          <w:t>Lite</w:t>
        </w:r>
        <w:r w:rsidRPr="00951096">
          <w:rPr>
            <w:rStyle w:val="Irodalomjegyzkforrs"/>
            <w:rPrChange w:id="1621" w:author="Bibók Andor" w:date="2013-05-26T21:45:00Z">
              <w:rPr/>
            </w:rPrChange>
          </w:rPr>
          <w:t xml:space="preserve"> Manual</w:t>
        </w:r>
        <w:r>
          <w:br/>
        </w:r>
        <w:r>
          <w:fldChar w:fldCharType="begin"/>
        </w:r>
        <w:r>
          <w:instrText xml:space="preserve"> HYPERLINK "http://www.analog.com/static/imported-files/eval_kit_manuals/ADSP-BF537_EZ-KIT_Lite_Manual_Rev_2_4.pdf" </w:instrText>
        </w:r>
        <w:r>
          <w:fldChar w:fldCharType="separate"/>
        </w:r>
        <w:r w:rsidRPr="004C2383">
          <w:rPr>
            <w:rStyle w:val="Hiperhivatkozs"/>
          </w:rPr>
          <w:t>http://www.analog.com/static/imported-files/eval_kit_manuals/ADSP-BF537_EZ-KIT_Lite_Manual_Rev_2_4.pdf</w:t>
        </w:r>
        <w:r>
          <w:fldChar w:fldCharType="end"/>
        </w:r>
      </w:ins>
      <w:bookmarkEnd w:id="1617"/>
    </w:p>
    <w:p w:rsidR="004C2383" w:rsidRDefault="004C2383" w:rsidP="00FD3A5F">
      <w:pPr>
        <w:pStyle w:val="Irodalomjegyzksor"/>
        <w:rPr>
          <w:ins w:id="1622" w:author="Bibók Andor" w:date="2013-05-26T21:37:00Z"/>
        </w:rPr>
        <w:pPrChange w:id="1623" w:author="Bibók Andor" w:date="2013-05-26T20:49:00Z">
          <w:pPr>
            <w:pStyle w:val="Fejezetcimszmozsnlkl"/>
          </w:pPr>
        </w:pPrChange>
      </w:pPr>
      <w:bookmarkStart w:id="1624" w:name="_Ref357367917"/>
      <w:ins w:id="1625" w:author="Bibók Andor" w:date="2013-05-26T21:40:00Z">
        <w:r w:rsidRPr="00951096">
          <w:rPr>
            <w:rStyle w:val="Irodalomjegyzkforrs"/>
            <w:rPrChange w:id="1626" w:author="Bibók Andor" w:date="2013-05-26T21:45:00Z">
              <w:rPr/>
            </w:rPrChange>
          </w:rPr>
          <w:t>ADSP- BF537</w:t>
        </w:r>
        <w:r w:rsidRPr="00951096">
          <w:rPr>
            <w:rStyle w:val="Irodalomjegyzkforrs"/>
            <w:rPrChange w:id="1627" w:author="Bibók Andor" w:date="2013-05-26T21:45:00Z">
              <w:rPr/>
            </w:rPrChange>
          </w:rPr>
          <w:t xml:space="preserve"> Blackfin DSP datasheet</w:t>
        </w:r>
        <w:r>
          <w:br/>
        </w:r>
        <w:r>
          <w:fldChar w:fldCharType="begin"/>
        </w:r>
        <w:r>
          <w:instrText xml:space="preserve"> HYPERLINK "http://www.analog.com/static/imported-files/data_sheets/ADSP-BF534_BF536_BF537.pdf" </w:instrText>
        </w:r>
        <w:r>
          <w:fldChar w:fldCharType="separate"/>
        </w:r>
        <w:r w:rsidRPr="004C2383">
          <w:rPr>
            <w:rStyle w:val="Hiperhivatkozs"/>
          </w:rPr>
          <w:t>http://www.analog.com/static/imported-files/data_sheets/ADSP-BF534_BF536_BF537.pdf</w:t>
        </w:r>
        <w:r>
          <w:fldChar w:fldCharType="end"/>
        </w:r>
      </w:ins>
      <w:bookmarkEnd w:id="1624"/>
    </w:p>
    <w:p w:rsidR="004C2383" w:rsidRDefault="004C2383" w:rsidP="00FD3A5F">
      <w:pPr>
        <w:pStyle w:val="Irodalomjegyzksor"/>
        <w:rPr>
          <w:ins w:id="1628" w:author="Bibók Andor" w:date="2013-05-26T21:40:00Z"/>
        </w:rPr>
        <w:pPrChange w:id="1629" w:author="Bibók Andor" w:date="2013-05-26T20:49:00Z">
          <w:pPr>
            <w:pStyle w:val="Fejezetcimszmozsnlkl"/>
          </w:pPr>
        </w:pPrChange>
      </w:pPr>
      <w:bookmarkStart w:id="1630" w:name="_Ref357367949"/>
      <w:ins w:id="1631" w:author="Bibók Andor" w:date="2013-05-26T21:37:00Z">
        <w:r w:rsidRPr="00951096">
          <w:rPr>
            <w:rStyle w:val="Irodalomjegyzkforrs"/>
            <w:rPrChange w:id="1632" w:author="Bibók Andor" w:date="2013-05-26T21:45:00Z">
              <w:rPr/>
            </w:rPrChange>
          </w:rPr>
          <w:lastRenderedPageBreak/>
          <w:t xml:space="preserve">AD1854 DAC </w:t>
        </w:r>
      </w:ins>
      <w:ins w:id="1633" w:author="Bibók Andor" w:date="2013-05-26T21:39:00Z">
        <w:r w:rsidRPr="00951096">
          <w:rPr>
            <w:rStyle w:val="Irodalomjegyzkforrs"/>
            <w:rPrChange w:id="1634" w:author="Bibók Andor" w:date="2013-05-26T21:45:00Z">
              <w:rPr/>
            </w:rPrChange>
          </w:rPr>
          <w:t>datasheet</w:t>
        </w:r>
      </w:ins>
      <w:ins w:id="1635" w:author="Bibók Andor" w:date="2013-05-26T21:37:00Z">
        <w:r>
          <w:br/>
        </w:r>
      </w:ins>
      <w:ins w:id="1636" w:author="Bibók Andor" w:date="2013-05-26T21:36:00Z">
        <w:r>
          <w:fldChar w:fldCharType="begin"/>
        </w:r>
        <w:r>
          <w:instrText xml:space="preserve"> HYPERLINK "http://www.analog.com/static/imported-files/data_sheets/AD1854.pdf" </w:instrText>
        </w:r>
        <w:r>
          <w:fldChar w:fldCharType="separate"/>
        </w:r>
        <w:r w:rsidRPr="004C2383">
          <w:rPr>
            <w:rStyle w:val="Hiperhivatkozs"/>
          </w:rPr>
          <w:t>http://www.analog.com/static/imported-files/data_sheets/AD1854.pdf</w:t>
        </w:r>
        <w:r>
          <w:fldChar w:fldCharType="end"/>
        </w:r>
      </w:ins>
      <w:bookmarkEnd w:id="1630"/>
    </w:p>
    <w:p w:rsidR="004C2383" w:rsidRDefault="004C2383" w:rsidP="00FD3A5F">
      <w:pPr>
        <w:pStyle w:val="Irodalomjegyzksor"/>
        <w:rPr>
          <w:ins w:id="1637" w:author="Bibók Andor" w:date="2013-05-26T21:44:00Z"/>
        </w:rPr>
        <w:pPrChange w:id="1638" w:author="Bibók Andor" w:date="2013-05-26T20:49:00Z">
          <w:pPr>
            <w:pStyle w:val="Fejezetcimszmozsnlkl"/>
          </w:pPr>
        </w:pPrChange>
      </w:pPr>
      <w:bookmarkStart w:id="1639" w:name="_Ref357367959"/>
      <w:ins w:id="1640" w:author="Bibók Andor" w:date="2013-05-26T21:41:00Z">
        <w:r w:rsidRPr="00951096">
          <w:rPr>
            <w:rStyle w:val="Irodalomjegyzkforrs"/>
            <w:rPrChange w:id="1641" w:author="Bibók Andor" w:date="2013-05-26T21:45:00Z">
              <w:rPr/>
            </w:rPrChange>
          </w:rPr>
          <w:t>AD1871 ADC datasheet</w:t>
        </w:r>
        <w:r>
          <w:br/>
        </w:r>
        <w:r>
          <w:fldChar w:fldCharType="begin"/>
        </w:r>
        <w:r>
          <w:instrText xml:space="preserve"> HYPERLINK "http://www.analog.com/static/imported-files/data_sheets/AD1871.pdf" </w:instrText>
        </w:r>
        <w:r>
          <w:fldChar w:fldCharType="separate"/>
        </w:r>
        <w:r w:rsidRPr="004C2383">
          <w:rPr>
            <w:rStyle w:val="Hiperhivatkozs"/>
          </w:rPr>
          <w:t>http://www.analog.com/static/imported-files/data_sheets/AD1871.pdf</w:t>
        </w:r>
        <w:r>
          <w:fldChar w:fldCharType="end"/>
        </w:r>
      </w:ins>
      <w:bookmarkEnd w:id="1639"/>
    </w:p>
    <w:p w:rsidR="00182E69" w:rsidRPr="00FD3A5F" w:rsidRDefault="00182E69" w:rsidP="00FD3A5F">
      <w:pPr>
        <w:pStyle w:val="Irodalomjegyzksor"/>
        <w:rPr>
          <w:rPrChange w:id="1642" w:author="Bibók Andor" w:date="2013-05-26T20:49:00Z">
            <w:rPr/>
          </w:rPrChange>
        </w:rPr>
        <w:pPrChange w:id="1643" w:author="Bibók Andor" w:date="2013-05-26T20:49:00Z">
          <w:pPr>
            <w:pStyle w:val="Fejezetcimszmozsnlkl"/>
          </w:pPr>
        </w:pPrChange>
      </w:pPr>
      <w:bookmarkStart w:id="1644" w:name="_Ref357368045"/>
      <w:ins w:id="1645" w:author="Bibók Andor" w:date="2013-05-26T21:44:00Z">
        <w:r w:rsidRPr="00951096">
          <w:rPr>
            <w:rStyle w:val="Irodalomjegyzkforrs"/>
            <w:rPrChange w:id="1646" w:author="Bibók Andor" w:date="2013-05-26T21:45:00Z">
              <w:rPr/>
            </w:rPrChange>
          </w:rPr>
          <w:t>Visual DSP++ Manual</w:t>
        </w:r>
        <w:r>
          <w:br/>
        </w:r>
        <w:r>
          <w:fldChar w:fldCharType="begin"/>
        </w:r>
        <w:r>
          <w:instrText xml:space="preserve"> HYPERLINK "http://www.analog.com/static/imported-files/software_manuals/10910966550_gs_guide.pdf" </w:instrText>
        </w:r>
        <w:r>
          <w:fldChar w:fldCharType="separate"/>
        </w:r>
        <w:r w:rsidRPr="00182E69">
          <w:rPr>
            <w:rStyle w:val="Hiperhivatkozs"/>
          </w:rPr>
          <w:t>http://www.analog.com/static/imported-files/software_manuals/10910966550_gs_guide.pdf</w:t>
        </w:r>
        <w:r>
          <w:fldChar w:fldCharType="end"/>
        </w:r>
      </w:ins>
      <w:bookmarkEnd w:id="1644"/>
    </w:p>
    <w:p w:rsidR="00B50CAA" w:rsidRDefault="00B50CAA" w:rsidP="00816BCB">
      <w:pPr>
        <w:pStyle w:val="Fejezetcimszmozsnlkl"/>
      </w:pPr>
      <w:bookmarkStart w:id="1647" w:name="_Toc357348329"/>
      <w:r>
        <w:lastRenderedPageBreak/>
        <w:t>Függelék</w:t>
      </w:r>
      <w:bookmarkEnd w:id="1647"/>
    </w:p>
    <w:p w:rsidR="006B72E5" w:rsidRPr="006B72E5" w:rsidRDefault="006B72E5" w:rsidP="006B72E5">
      <w:pPr>
        <w:rPr>
          <w:rStyle w:val="Irodalomjegyzkforrs"/>
        </w:rPr>
      </w:pPr>
    </w:p>
    <w:p w:rsidR="00B50CAA" w:rsidRDefault="00B50CAA" w:rsidP="00B50CAA"/>
    <w:sectPr w:rsidR="00B50CAA" w:rsidSect="00D23BFC">
      <w:headerReference w:type="even" r:id="rId32"/>
      <w:footerReference w:type="default" r:id="rId3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60" w:author="BME-MIT" w:date="2013-05-23T16:40:00Z" w:initials="BME-MIT">
    <w:p w:rsidR="007C5EEC" w:rsidRDefault="007C5EEC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368" w:author="BME-MIT" w:date="2013-05-23T16:40:00Z" w:initials="BME-MIT">
    <w:p w:rsidR="007C5EEC" w:rsidRDefault="007C5EEC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401" w:author="BME-MIT" w:date="2013-05-23T16:40:00Z" w:initials="BME-MIT">
    <w:p w:rsidR="007C5EEC" w:rsidRDefault="007C5EEC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408" w:author="BME-MIT" w:date="2013-05-23T16:40:00Z" w:initials="BME-MIT">
    <w:p w:rsidR="007C5EEC" w:rsidRDefault="007C5EEC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427" w:author="BME-MIT" w:date="2013-05-23T16:41:00Z" w:initials="BME-MIT">
    <w:p w:rsidR="007C5EEC" w:rsidRDefault="007C5EEC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439" w:author="BME-MIT" w:date="2013-05-23T16:41:00Z" w:initials="BME-MIT">
    <w:p w:rsidR="007C5EEC" w:rsidRDefault="007C5EEC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440" w:author="BME-MIT" w:date="2013-05-23T16:42:00Z" w:initials="BME-MIT">
    <w:p w:rsidR="007C5EEC" w:rsidRDefault="007C5EEC">
      <w:pPr>
        <w:pStyle w:val="Jegyzetszveg"/>
      </w:pPr>
      <w:r>
        <w:rPr>
          <w:rStyle w:val="Jegyzethivatkozs"/>
        </w:rPr>
        <w:annotationRef/>
      </w:r>
      <w:r>
        <w:t>Hivatkozás!</w:t>
      </w:r>
    </w:p>
  </w:comment>
  <w:comment w:id="445" w:author="BME-MIT" w:date="2013-05-23T16:42:00Z" w:initials="BME-MIT">
    <w:p w:rsidR="007C5EEC" w:rsidRDefault="007C5EEC">
      <w:pPr>
        <w:pStyle w:val="Jegyzetszveg"/>
      </w:pPr>
      <w:r>
        <w:rPr>
          <w:rStyle w:val="Jegyzethivatkozs"/>
        </w:rPr>
        <w:annotationRef/>
      </w:r>
      <w:r>
        <w:t>Hivatkozás!</w:t>
      </w:r>
    </w:p>
  </w:comment>
  <w:comment w:id="458" w:author="BME-MIT" w:date="2013-05-23T18:01:00Z" w:initials="BME-MIT">
    <w:p w:rsidR="007C5EEC" w:rsidRDefault="007C5EEC">
      <w:pPr>
        <w:pStyle w:val="Jegyzetszveg"/>
      </w:pPr>
      <w:r>
        <w:rPr>
          <w:rStyle w:val="Jegyzethivatkozs"/>
        </w:rPr>
        <w:annotationRef/>
      </w:r>
      <w:r>
        <w:t>Hivatkozás</w:t>
      </w:r>
    </w:p>
  </w:comment>
  <w:comment w:id="502" w:author="BME-MIT" w:date="2013-05-23T17:42:00Z" w:initials="BME-MIT">
    <w:p w:rsidR="007C5EEC" w:rsidRDefault="007C5EEC">
      <w:pPr>
        <w:pStyle w:val="Jegyzetszveg"/>
      </w:pPr>
      <w:r>
        <w:rPr>
          <w:rStyle w:val="Jegyzethivatkozs"/>
        </w:rPr>
        <w:annotationRef/>
      </w:r>
      <w:r>
        <w:t>Ha lesz idő a végén, ezekhez a realizációs formákhoz  lehetne egy-egy jelfolyamgráf.</w:t>
      </w:r>
    </w:p>
  </w:comment>
  <w:comment w:id="526" w:author="BME-MIT" w:date="2013-05-23T17:56:00Z" w:initials="BME-MIT">
    <w:p w:rsidR="007C5EEC" w:rsidRDefault="007C5EEC" w:rsidP="00884141">
      <w:pPr>
        <w:pStyle w:val="Jegyzetszveg"/>
      </w:pPr>
      <w:r>
        <w:rPr>
          <w:rStyle w:val="Jegyzethivatkozs"/>
        </w:rPr>
        <w:annotationRef/>
      </w:r>
      <w:r>
        <w:t>Ha lesz idő a végén, ezekhez a realizációs formákhoz  lehetne egy-egy jelfolyamgráf.</w:t>
      </w:r>
    </w:p>
    <w:p w:rsidR="007C5EEC" w:rsidRDefault="007C5EEC">
      <w:pPr>
        <w:pStyle w:val="Jegyzetszveg"/>
      </w:pPr>
    </w:p>
  </w:comment>
  <w:comment w:id="549" w:author="BME-MIT" w:date="2013-05-23T17:56:00Z" w:initials="BME-MIT">
    <w:p w:rsidR="007C5EEC" w:rsidRDefault="007C5EEC" w:rsidP="00884141">
      <w:pPr>
        <w:pStyle w:val="Jegyzetszveg"/>
      </w:pPr>
      <w:r>
        <w:rPr>
          <w:rStyle w:val="Jegyzethivatkozs"/>
        </w:rPr>
        <w:annotationRef/>
      </w:r>
      <w:r>
        <w:t>Ha lesz idő a végén, ezekhez a realizációs formákhoz  lehetne egy-egy jelfolyamgráf.</w:t>
      </w:r>
    </w:p>
    <w:p w:rsidR="007C5EEC" w:rsidRDefault="007C5EEC">
      <w:pPr>
        <w:pStyle w:val="Jegyzetszveg"/>
      </w:pPr>
    </w:p>
  </w:comment>
  <w:comment w:id="567" w:author="BME-MIT" w:date="2013-05-23T17:56:00Z" w:initials="BME-MIT">
    <w:p w:rsidR="007C5EEC" w:rsidRDefault="007C5EEC" w:rsidP="00884141">
      <w:pPr>
        <w:pStyle w:val="Jegyzetszveg"/>
      </w:pPr>
      <w:r>
        <w:rPr>
          <w:rStyle w:val="Jegyzethivatkozs"/>
        </w:rPr>
        <w:annotationRef/>
      </w:r>
      <w:r>
        <w:t>Ha lesz idő a végén, ezekhez a realizációs formákhoz  lehetne egy-egy jelfolyamgráf.</w:t>
      </w:r>
    </w:p>
    <w:p w:rsidR="007C5EEC" w:rsidRDefault="007C5EEC">
      <w:pPr>
        <w:pStyle w:val="Jegyzetszveg"/>
      </w:pP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0954" w:rsidRDefault="00D30954">
      <w:r>
        <w:separator/>
      </w:r>
    </w:p>
  </w:endnote>
  <w:endnote w:type="continuationSeparator" w:id="0">
    <w:p w:rsidR="00D30954" w:rsidRDefault="00D309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EC" w:rsidRDefault="007C5EEC">
    <w:pPr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EC" w:rsidRDefault="007C5EEC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423110">
      <w:rPr>
        <w:rStyle w:val="Oldalszm"/>
        <w:noProof/>
      </w:rPr>
      <w:t>6</w:t>
    </w:r>
    <w:r>
      <w:rPr>
        <w:rStyle w:val="Oldalszm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0954" w:rsidRDefault="00D30954">
      <w:r>
        <w:separator/>
      </w:r>
    </w:p>
  </w:footnote>
  <w:footnote w:type="continuationSeparator" w:id="0">
    <w:p w:rsidR="00D30954" w:rsidRDefault="00D3095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EEC" w:rsidRDefault="007C5EEC"/>
  <w:p w:rsidR="007C5EEC" w:rsidRDefault="007C5EEC"/>
  <w:p w:rsidR="007C5EEC" w:rsidRDefault="007C5EEC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03260AD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15EE0508"/>
    <w:multiLevelType w:val="multilevel"/>
    <w:tmpl w:val="418E4214"/>
    <w:numStyleLink w:val="tmutatszmozottlista"/>
  </w:abstractNum>
  <w:abstractNum w:abstractNumId="13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43CB741A"/>
    <w:multiLevelType w:val="hybridMultilevel"/>
    <w:tmpl w:val="C56401C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9F91330"/>
    <w:multiLevelType w:val="hybridMultilevel"/>
    <w:tmpl w:val="A89AC52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CFA3C8A"/>
    <w:multiLevelType w:val="singleLevel"/>
    <w:tmpl w:val="040E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6D9A6AA8"/>
    <w:multiLevelType w:val="hybridMultilevel"/>
    <w:tmpl w:val="ED5430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2B715A"/>
    <w:multiLevelType w:val="hybridMultilevel"/>
    <w:tmpl w:val="A48C0D7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99C3B84"/>
    <w:multiLevelType w:val="multilevel"/>
    <w:tmpl w:val="24982B2C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6"/>
  </w:num>
  <w:num w:numId="3">
    <w:abstractNumId w:val="13"/>
  </w:num>
  <w:num w:numId="4">
    <w:abstractNumId w:val="17"/>
  </w:num>
  <w:num w:numId="5">
    <w:abstractNumId w:val="18"/>
  </w:num>
  <w:num w:numId="6">
    <w:abstractNumId w:val="21"/>
  </w:num>
  <w:num w:numId="7">
    <w:abstractNumId w:val="14"/>
  </w:num>
  <w:num w:numId="8">
    <w:abstractNumId w:val="12"/>
  </w:num>
  <w:num w:numId="9">
    <w:abstractNumId w:val="15"/>
  </w:num>
  <w:num w:numId="10">
    <w:abstractNumId w:val="27"/>
  </w:num>
  <w:num w:numId="11">
    <w:abstractNumId w:val="16"/>
  </w:num>
  <w:num w:numId="12">
    <w:abstractNumId w:val="23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6"/>
  </w:num>
  <w:num w:numId="24">
    <w:abstractNumId w:val="20"/>
  </w:num>
  <w:num w:numId="25">
    <w:abstractNumId w:val="19"/>
  </w:num>
  <w:num w:numId="26">
    <w:abstractNumId w:val="25"/>
  </w:num>
  <w:num w:numId="27">
    <w:abstractNumId w:val="22"/>
  </w:num>
  <w:num w:numId="28">
    <w:abstractNumId w:val="11"/>
  </w:num>
  <w:num w:numId="29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attachedTemplate r:id="rId1"/>
  <w:stylePaneFormatFilter w:val="3F08"/>
  <w:trackRevisions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50CAA"/>
    <w:rsid w:val="000026E6"/>
    <w:rsid w:val="000062F4"/>
    <w:rsid w:val="00006321"/>
    <w:rsid w:val="0001005E"/>
    <w:rsid w:val="0001192F"/>
    <w:rsid w:val="000225BD"/>
    <w:rsid w:val="00023BBB"/>
    <w:rsid w:val="00035DE9"/>
    <w:rsid w:val="000508E0"/>
    <w:rsid w:val="000523ED"/>
    <w:rsid w:val="000722CF"/>
    <w:rsid w:val="00075436"/>
    <w:rsid w:val="00077E88"/>
    <w:rsid w:val="000A3798"/>
    <w:rsid w:val="000A7483"/>
    <w:rsid w:val="000B3289"/>
    <w:rsid w:val="000B53E0"/>
    <w:rsid w:val="000C593F"/>
    <w:rsid w:val="000C7E9B"/>
    <w:rsid w:val="000D44EC"/>
    <w:rsid w:val="000F39F2"/>
    <w:rsid w:val="000F60D6"/>
    <w:rsid w:val="001101B5"/>
    <w:rsid w:val="00112CCE"/>
    <w:rsid w:val="00115D92"/>
    <w:rsid w:val="00127AE6"/>
    <w:rsid w:val="001467AB"/>
    <w:rsid w:val="00146A26"/>
    <w:rsid w:val="001470B6"/>
    <w:rsid w:val="0015420C"/>
    <w:rsid w:val="00163912"/>
    <w:rsid w:val="00171054"/>
    <w:rsid w:val="00182E69"/>
    <w:rsid w:val="001A310A"/>
    <w:rsid w:val="001A57BC"/>
    <w:rsid w:val="001B7258"/>
    <w:rsid w:val="001C56EE"/>
    <w:rsid w:val="002102C3"/>
    <w:rsid w:val="00224535"/>
    <w:rsid w:val="00225F65"/>
    <w:rsid w:val="00227347"/>
    <w:rsid w:val="00237CE3"/>
    <w:rsid w:val="00241E61"/>
    <w:rsid w:val="00247B02"/>
    <w:rsid w:val="002539E7"/>
    <w:rsid w:val="00255473"/>
    <w:rsid w:val="00267677"/>
    <w:rsid w:val="00273ECC"/>
    <w:rsid w:val="00275411"/>
    <w:rsid w:val="002841F9"/>
    <w:rsid w:val="00285E19"/>
    <w:rsid w:val="00294081"/>
    <w:rsid w:val="0029609F"/>
    <w:rsid w:val="002A5603"/>
    <w:rsid w:val="002B1318"/>
    <w:rsid w:val="002C1202"/>
    <w:rsid w:val="002C1A37"/>
    <w:rsid w:val="002C3D6C"/>
    <w:rsid w:val="002D0621"/>
    <w:rsid w:val="002D7DA9"/>
    <w:rsid w:val="002E0E77"/>
    <w:rsid w:val="002E1D2A"/>
    <w:rsid w:val="002E2806"/>
    <w:rsid w:val="002E6C43"/>
    <w:rsid w:val="002E7A3A"/>
    <w:rsid w:val="002F4ADC"/>
    <w:rsid w:val="00300BDF"/>
    <w:rsid w:val="00302BB3"/>
    <w:rsid w:val="003053A4"/>
    <w:rsid w:val="00310181"/>
    <w:rsid w:val="0031251F"/>
    <w:rsid w:val="00312A11"/>
    <w:rsid w:val="00313013"/>
    <w:rsid w:val="00337A35"/>
    <w:rsid w:val="00345B64"/>
    <w:rsid w:val="00350AEC"/>
    <w:rsid w:val="0035431C"/>
    <w:rsid w:val="00372F50"/>
    <w:rsid w:val="0037381F"/>
    <w:rsid w:val="00373D49"/>
    <w:rsid w:val="00373FFE"/>
    <w:rsid w:val="00376AAB"/>
    <w:rsid w:val="00391D19"/>
    <w:rsid w:val="00391FA7"/>
    <w:rsid w:val="003A4CDB"/>
    <w:rsid w:val="003A590E"/>
    <w:rsid w:val="003B4D55"/>
    <w:rsid w:val="003E1EF5"/>
    <w:rsid w:val="003E70B1"/>
    <w:rsid w:val="003F4105"/>
    <w:rsid w:val="003F4251"/>
    <w:rsid w:val="003F5425"/>
    <w:rsid w:val="00405FAF"/>
    <w:rsid w:val="00407DFB"/>
    <w:rsid w:val="00410924"/>
    <w:rsid w:val="00415D42"/>
    <w:rsid w:val="004211A2"/>
    <w:rsid w:val="00423110"/>
    <w:rsid w:val="004263EE"/>
    <w:rsid w:val="00427536"/>
    <w:rsid w:val="004433CF"/>
    <w:rsid w:val="004570F7"/>
    <w:rsid w:val="004721F9"/>
    <w:rsid w:val="0048395A"/>
    <w:rsid w:val="004848F4"/>
    <w:rsid w:val="004851C7"/>
    <w:rsid w:val="0048657E"/>
    <w:rsid w:val="00494A55"/>
    <w:rsid w:val="004A2C57"/>
    <w:rsid w:val="004C2383"/>
    <w:rsid w:val="004C44B9"/>
    <w:rsid w:val="004C580C"/>
    <w:rsid w:val="004E00BE"/>
    <w:rsid w:val="004E111B"/>
    <w:rsid w:val="004E5100"/>
    <w:rsid w:val="004F3987"/>
    <w:rsid w:val="00502A30"/>
    <w:rsid w:val="00512DF2"/>
    <w:rsid w:val="005141BD"/>
    <w:rsid w:val="00525413"/>
    <w:rsid w:val="00542071"/>
    <w:rsid w:val="0054261C"/>
    <w:rsid w:val="005524FC"/>
    <w:rsid w:val="00553C7A"/>
    <w:rsid w:val="00576495"/>
    <w:rsid w:val="00580950"/>
    <w:rsid w:val="00584713"/>
    <w:rsid w:val="0059028C"/>
    <w:rsid w:val="005902E9"/>
    <w:rsid w:val="0059721A"/>
    <w:rsid w:val="005A581F"/>
    <w:rsid w:val="005B2970"/>
    <w:rsid w:val="005B305A"/>
    <w:rsid w:val="005C1431"/>
    <w:rsid w:val="005C3D1E"/>
    <w:rsid w:val="005C6CFE"/>
    <w:rsid w:val="005D3443"/>
    <w:rsid w:val="005E01E0"/>
    <w:rsid w:val="005E136C"/>
    <w:rsid w:val="005E24A8"/>
    <w:rsid w:val="005E2D14"/>
    <w:rsid w:val="005F073A"/>
    <w:rsid w:val="006016CD"/>
    <w:rsid w:val="006113E1"/>
    <w:rsid w:val="00620C11"/>
    <w:rsid w:val="0062185B"/>
    <w:rsid w:val="0063585C"/>
    <w:rsid w:val="00641018"/>
    <w:rsid w:val="00641CA0"/>
    <w:rsid w:val="00650C7C"/>
    <w:rsid w:val="00653EEC"/>
    <w:rsid w:val="00655A67"/>
    <w:rsid w:val="00660B5D"/>
    <w:rsid w:val="00665C7E"/>
    <w:rsid w:val="006719F9"/>
    <w:rsid w:val="00675281"/>
    <w:rsid w:val="00675F0D"/>
    <w:rsid w:val="006801A3"/>
    <w:rsid w:val="00681E99"/>
    <w:rsid w:val="00685029"/>
    <w:rsid w:val="00692605"/>
    <w:rsid w:val="006A1B7F"/>
    <w:rsid w:val="006A460C"/>
    <w:rsid w:val="006B255C"/>
    <w:rsid w:val="006B442D"/>
    <w:rsid w:val="006B72E5"/>
    <w:rsid w:val="006C4313"/>
    <w:rsid w:val="006C5AFA"/>
    <w:rsid w:val="006D338C"/>
    <w:rsid w:val="006E7D59"/>
    <w:rsid w:val="006F512E"/>
    <w:rsid w:val="006F5D12"/>
    <w:rsid w:val="00700E3A"/>
    <w:rsid w:val="00703CA2"/>
    <w:rsid w:val="00706325"/>
    <w:rsid w:val="00720BEA"/>
    <w:rsid w:val="007252B6"/>
    <w:rsid w:val="00726B04"/>
    <w:rsid w:val="00730B3C"/>
    <w:rsid w:val="00732236"/>
    <w:rsid w:val="00752E9B"/>
    <w:rsid w:val="00775C61"/>
    <w:rsid w:val="007779B3"/>
    <w:rsid w:val="00797BDD"/>
    <w:rsid w:val="00797E08"/>
    <w:rsid w:val="007A524E"/>
    <w:rsid w:val="007B4BA4"/>
    <w:rsid w:val="007B4EF8"/>
    <w:rsid w:val="007C3E2C"/>
    <w:rsid w:val="007C40BC"/>
    <w:rsid w:val="007C5D38"/>
    <w:rsid w:val="007C5EEC"/>
    <w:rsid w:val="007D1147"/>
    <w:rsid w:val="007D4B00"/>
    <w:rsid w:val="007D5CC0"/>
    <w:rsid w:val="007E0C58"/>
    <w:rsid w:val="007E1C2C"/>
    <w:rsid w:val="007E507D"/>
    <w:rsid w:val="007E5E24"/>
    <w:rsid w:val="007E6946"/>
    <w:rsid w:val="007E6B33"/>
    <w:rsid w:val="007F2310"/>
    <w:rsid w:val="00800CF3"/>
    <w:rsid w:val="00801FA4"/>
    <w:rsid w:val="00816BCB"/>
    <w:rsid w:val="00826F15"/>
    <w:rsid w:val="008372E8"/>
    <w:rsid w:val="0084651B"/>
    <w:rsid w:val="00854BDC"/>
    <w:rsid w:val="00867516"/>
    <w:rsid w:val="00873042"/>
    <w:rsid w:val="00877309"/>
    <w:rsid w:val="008816F2"/>
    <w:rsid w:val="00882BBD"/>
    <w:rsid w:val="00884141"/>
    <w:rsid w:val="0089168A"/>
    <w:rsid w:val="008A4462"/>
    <w:rsid w:val="008A7343"/>
    <w:rsid w:val="008B3884"/>
    <w:rsid w:val="008D054B"/>
    <w:rsid w:val="008E7228"/>
    <w:rsid w:val="008F05BE"/>
    <w:rsid w:val="00901F5F"/>
    <w:rsid w:val="009024E4"/>
    <w:rsid w:val="0090541F"/>
    <w:rsid w:val="0093437E"/>
    <w:rsid w:val="00940CB1"/>
    <w:rsid w:val="009467CD"/>
    <w:rsid w:val="00951096"/>
    <w:rsid w:val="00957E78"/>
    <w:rsid w:val="0096377F"/>
    <w:rsid w:val="00974C33"/>
    <w:rsid w:val="00982230"/>
    <w:rsid w:val="0098532E"/>
    <w:rsid w:val="009A2920"/>
    <w:rsid w:val="009A37DC"/>
    <w:rsid w:val="009A54C7"/>
    <w:rsid w:val="009A6990"/>
    <w:rsid w:val="009B1AB8"/>
    <w:rsid w:val="009C1C93"/>
    <w:rsid w:val="009C2A8F"/>
    <w:rsid w:val="009D0313"/>
    <w:rsid w:val="009D192F"/>
    <w:rsid w:val="009D3A32"/>
    <w:rsid w:val="009E104C"/>
    <w:rsid w:val="009E1AC0"/>
    <w:rsid w:val="009F6F38"/>
    <w:rsid w:val="00A04E8C"/>
    <w:rsid w:val="00A2511B"/>
    <w:rsid w:val="00A27007"/>
    <w:rsid w:val="00A30B42"/>
    <w:rsid w:val="00A34DC4"/>
    <w:rsid w:val="00A35CBD"/>
    <w:rsid w:val="00A42C63"/>
    <w:rsid w:val="00A43193"/>
    <w:rsid w:val="00A60419"/>
    <w:rsid w:val="00A743BF"/>
    <w:rsid w:val="00A752C3"/>
    <w:rsid w:val="00A769E3"/>
    <w:rsid w:val="00A77061"/>
    <w:rsid w:val="00AB511F"/>
    <w:rsid w:val="00AB5789"/>
    <w:rsid w:val="00AB7C51"/>
    <w:rsid w:val="00AC684E"/>
    <w:rsid w:val="00AE05C4"/>
    <w:rsid w:val="00AE2DB6"/>
    <w:rsid w:val="00B13FD0"/>
    <w:rsid w:val="00B23F3B"/>
    <w:rsid w:val="00B31312"/>
    <w:rsid w:val="00B37ADD"/>
    <w:rsid w:val="00B40BED"/>
    <w:rsid w:val="00B4104A"/>
    <w:rsid w:val="00B4718A"/>
    <w:rsid w:val="00B50CAA"/>
    <w:rsid w:val="00B6196A"/>
    <w:rsid w:val="00B729DE"/>
    <w:rsid w:val="00B96880"/>
    <w:rsid w:val="00BA5313"/>
    <w:rsid w:val="00BB1C0B"/>
    <w:rsid w:val="00BB7EB1"/>
    <w:rsid w:val="00BE2CE5"/>
    <w:rsid w:val="00BE44F8"/>
    <w:rsid w:val="00BF0AC3"/>
    <w:rsid w:val="00BF3B24"/>
    <w:rsid w:val="00BF6EEE"/>
    <w:rsid w:val="00C00B3C"/>
    <w:rsid w:val="00C0792B"/>
    <w:rsid w:val="00C121A3"/>
    <w:rsid w:val="00C2686E"/>
    <w:rsid w:val="00C31260"/>
    <w:rsid w:val="00C314B3"/>
    <w:rsid w:val="00C36FF9"/>
    <w:rsid w:val="00C4106B"/>
    <w:rsid w:val="00C53F92"/>
    <w:rsid w:val="00C572C5"/>
    <w:rsid w:val="00C73DEE"/>
    <w:rsid w:val="00C94815"/>
    <w:rsid w:val="00CB1735"/>
    <w:rsid w:val="00CB3D01"/>
    <w:rsid w:val="00CC4DB6"/>
    <w:rsid w:val="00CE146D"/>
    <w:rsid w:val="00CE24A2"/>
    <w:rsid w:val="00CF5685"/>
    <w:rsid w:val="00CF7AB6"/>
    <w:rsid w:val="00D02DAB"/>
    <w:rsid w:val="00D057C9"/>
    <w:rsid w:val="00D05C0E"/>
    <w:rsid w:val="00D06970"/>
    <w:rsid w:val="00D07335"/>
    <w:rsid w:val="00D117B5"/>
    <w:rsid w:val="00D15485"/>
    <w:rsid w:val="00D1632F"/>
    <w:rsid w:val="00D23BFC"/>
    <w:rsid w:val="00D30954"/>
    <w:rsid w:val="00D322AC"/>
    <w:rsid w:val="00D429F2"/>
    <w:rsid w:val="00D42D63"/>
    <w:rsid w:val="00D53F5A"/>
    <w:rsid w:val="00D561A0"/>
    <w:rsid w:val="00D65382"/>
    <w:rsid w:val="00D67AF4"/>
    <w:rsid w:val="00D7237F"/>
    <w:rsid w:val="00D739FD"/>
    <w:rsid w:val="00D75D11"/>
    <w:rsid w:val="00D767BB"/>
    <w:rsid w:val="00D81927"/>
    <w:rsid w:val="00D87C29"/>
    <w:rsid w:val="00D921B1"/>
    <w:rsid w:val="00D95E2C"/>
    <w:rsid w:val="00DA733B"/>
    <w:rsid w:val="00DD6A58"/>
    <w:rsid w:val="00DE1C99"/>
    <w:rsid w:val="00DE39F9"/>
    <w:rsid w:val="00E04FE3"/>
    <w:rsid w:val="00E05785"/>
    <w:rsid w:val="00E06251"/>
    <w:rsid w:val="00E07EE4"/>
    <w:rsid w:val="00E255A7"/>
    <w:rsid w:val="00E258DC"/>
    <w:rsid w:val="00E366F9"/>
    <w:rsid w:val="00E40E62"/>
    <w:rsid w:val="00E42F0D"/>
    <w:rsid w:val="00E513DB"/>
    <w:rsid w:val="00E5368E"/>
    <w:rsid w:val="00E60A5C"/>
    <w:rsid w:val="00E74349"/>
    <w:rsid w:val="00E74A7E"/>
    <w:rsid w:val="00E8385C"/>
    <w:rsid w:val="00E83D32"/>
    <w:rsid w:val="00E859A8"/>
    <w:rsid w:val="00E86A0C"/>
    <w:rsid w:val="00E93EA6"/>
    <w:rsid w:val="00EB5AED"/>
    <w:rsid w:val="00EC27A2"/>
    <w:rsid w:val="00EC73E1"/>
    <w:rsid w:val="00ED1290"/>
    <w:rsid w:val="00EE1A1F"/>
    <w:rsid w:val="00EE2264"/>
    <w:rsid w:val="00EF2D60"/>
    <w:rsid w:val="00EF4230"/>
    <w:rsid w:val="00F050F9"/>
    <w:rsid w:val="00F15BC5"/>
    <w:rsid w:val="00F30B60"/>
    <w:rsid w:val="00F37FC8"/>
    <w:rsid w:val="00F45658"/>
    <w:rsid w:val="00F45C64"/>
    <w:rsid w:val="00F564F5"/>
    <w:rsid w:val="00F61BF8"/>
    <w:rsid w:val="00F66C18"/>
    <w:rsid w:val="00F73607"/>
    <w:rsid w:val="00F7471F"/>
    <w:rsid w:val="00F76CBC"/>
    <w:rsid w:val="00F86D1D"/>
    <w:rsid w:val="00FD2A7D"/>
    <w:rsid w:val="00FD3A5F"/>
    <w:rsid w:val="00FD5D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  <o:rules v:ext="edit">
        <o:r id="V:Rule5" type="connector" idref="#_x0000_s1044">
          <o:proxy start="" idref="#_x0000_s1036" connectloc="0"/>
          <o:proxy end="" idref="#_x0000_s1038" connectloc="2"/>
        </o:r>
        <o:r id="V:Rule6" type="connector" idref="#_x0000_s1043">
          <o:proxy start="" idref="#_x0000_s1035" connectloc="3"/>
          <o:proxy end="" idref="#_x0000_s1036" connectloc="2"/>
        </o:r>
        <o:r id="V:Rule7" type="connector" idref="#_x0000_s1039">
          <o:proxy start="" idref="#_x0000_s1034" connectloc="2"/>
          <o:proxy end="" idref="#_x0000_s1037" connectloc="0"/>
        </o:r>
        <o:r id="V:Rule8" type="connector" idref="#_x0000_s1042">
          <o:proxy start="" idref="#_x0000_s1037" connectloc="2"/>
          <o:proxy end="" idref="#_x0000_s1035" connectloc="1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rsid w:val="008B3884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8B3884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D87C29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rsid w:val="00E06251"/>
    <w:pPr>
      <w:keepNext/>
      <w:numPr>
        <w:ilvl w:val="3"/>
        <w:numId w:val="2"/>
      </w:numPr>
      <w:spacing w:before="8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rsid w:val="008B3884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rsid w:val="008B3884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rsid w:val="008B3884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rsid w:val="008B3884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rsid w:val="008B3884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rsid w:val="008B3884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rsid w:val="008B3884"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rsid w:val="008B3884"/>
    <w:pPr>
      <w:ind w:left="1440"/>
    </w:pPr>
  </w:style>
  <w:style w:type="paragraph" w:styleId="TJ8">
    <w:name w:val="toc 8"/>
    <w:basedOn w:val="Norml"/>
    <w:next w:val="Norml"/>
    <w:autoRedefine/>
    <w:semiHidden/>
    <w:rsid w:val="008B3884"/>
    <w:pPr>
      <w:ind w:left="1680"/>
    </w:pPr>
  </w:style>
  <w:style w:type="paragraph" w:styleId="TJ9">
    <w:name w:val="toc 9"/>
    <w:basedOn w:val="Norml"/>
    <w:next w:val="Norml"/>
    <w:autoRedefine/>
    <w:semiHidden/>
    <w:rsid w:val="008B3884"/>
    <w:pPr>
      <w:ind w:left="1920"/>
    </w:pPr>
  </w:style>
  <w:style w:type="character" w:styleId="Hiperhivatkozs">
    <w:name w:val="Hyperlink"/>
    <w:uiPriority w:val="99"/>
    <w:rsid w:val="008B3884"/>
    <w:rPr>
      <w:color w:val="0000FF"/>
      <w:u w:val="single"/>
    </w:rPr>
  </w:style>
  <w:style w:type="character" w:styleId="Oldalszm">
    <w:name w:val="page number"/>
    <w:basedOn w:val="Bekezdsalapbettpusa"/>
    <w:rsid w:val="008B3884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rsid w:val="008B3884"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/>
      <w:sz w:val="16"/>
      <w:szCs w:val="16"/>
      <w:lang w:val="en-US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hangslyoz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553C7A"/>
    <w:rPr>
      <w:color w:val="808080"/>
    </w:rPr>
  </w:style>
  <w:style w:type="paragraph" w:customStyle="1" w:styleId="Nincsstlus">
    <w:name w:val="Nincs stílus"/>
    <w:basedOn w:val="Norml"/>
    <w:link w:val="NincsstlusChar"/>
    <w:qFormat/>
    <w:rsid w:val="00255473"/>
    <w:pPr>
      <w:spacing w:before="240"/>
      <w:ind w:firstLine="0"/>
      <w:jc w:val="center"/>
    </w:pPr>
  </w:style>
  <w:style w:type="character" w:customStyle="1" w:styleId="NincsstlusChar">
    <w:name w:val="Nincs stílus Char"/>
    <w:basedOn w:val="Bekezdsalapbettpusa"/>
    <w:link w:val="Nincsstlus"/>
    <w:rsid w:val="00255473"/>
    <w:rPr>
      <w:sz w:val="24"/>
      <w:szCs w:val="24"/>
      <w:lang w:eastAsia="en-US"/>
    </w:rPr>
  </w:style>
  <w:style w:type="character" w:styleId="Jegyzethivatkozs">
    <w:name w:val="annotation reference"/>
    <w:basedOn w:val="Bekezdsalapbettpusa"/>
    <w:rsid w:val="00F15BC5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15BC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15BC5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F15BC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F15BC5"/>
    <w:rPr>
      <w:b/>
      <w:bCs/>
    </w:rPr>
  </w:style>
  <w:style w:type="paragraph" w:styleId="brajegyzk">
    <w:name w:val="table of figures"/>
    <w:basedOn w:val="Norml"/>
    <w:next w:val="Norml"/>
    <w:uiPriority w:val="99"/>
    <w:rsid w:val="007779B3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58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C96576-ABEE-4814-AD87-9F51633E2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5719</TotalTime>
  <Pages>44</Pages>
  <Words>6232</Words>
  <Characters>43006</Characters>
  <Application>Microsoft Office Word</Application>
  <DocSecurity>0</DocSecurity>
  <Lines>358</Lines>
  <Paragraphs>98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Elektronikus terelők</vt:lpstr>
      <vt:lpstr>Elektronikus terelők</vt:lpstr>
    </vt:vector>
  </TitlesOfParts>
  <Manager>Dr. Érték Elek</Manager>
  <Company>Automatizálási és Alkalmazott Informatikai Tanszék</Company>
  <LinksUpToDate>false</LinksUpToDate>
  <CharactersWithSpaces>49140</CharactersWithSpaces>
  <SharedDoc>false</SharedDoc>
  <HLinks>
    <vt:vector size="78" baseType="variant">
      <vt:variant>
        <vt:i4>2293851</vt:i4>
      </vt:variant>
      <vt:variant>
        <vt:i4>90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87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Bibók Andor</cp:lastModifiedBy>
  <cp:revision>47</cp:revision>
  <cp:lastPrinted>2002-07-08T12:51:00Z</cp:lastPrinted>
  <dcterms:created xsi:type="dcterms:W3CDTF">2013-05-14T09:38:00Z</dcterms:created>
  <dcterms:modified xsi:type="dcterms:W3CDTF">2013-05-26T21:57:00Z</dcterms:modified>
</cp:coreProperties>
</file>